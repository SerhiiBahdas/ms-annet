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8"/>
          <w:szCs w:val="28"/>
        </w:rPr>
      </w:pPr>
      <w:r>
        <w:rPr>
          <w:rFonts w:ascii="Arial" w:eastAsia="Arial" w:hAnsi="Arial" w:cs="Arial"/>
          <w:color w:val="000000"/>
          <w:sz w:val="28"/>
          <w:szCs w:val="28"/>
        </w:rPr>
        <w:t>ANNet: A first-principles neural network for forward and inverse dynamics</w:t>
      </w:r>
    </w:p>
    <w:p w14:paraId="00000002"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rPr>
        <w:t>Serhii Bahdasariants</w:t>
      </w:r>
      <w:r>
        <w:rPr>
          <w:rFonts w:ascii="Arial" w:eastAsia="Arial" w:hAnsi="Arial" w:cs="Arial"/>
          <w:color w:val="000000"/>
          <w:sz w:val="20"/>
          <w:szCs w:val="20"/>
          <w:vertAlign w:val="superscript"/>
        </w:rPr>
        <w:t>1,2,3</w:t>
      </w:r>
      <w:r>
        <w:rPr>
          <w:rFonts w:ascii="Arial" w:eastAsia="Arial" w:hAnsi="Arial" w:cs="Arial"/>
          <w:color w:val="000000"/>
          <w:sz w:val="20"/>
          <w:szCs w:val="20"/>
        </w:rPr>
        <w:t>, Lauren Parola</w:t>
      </w:r>
      <w:r>
        <w:rPr>
          <w:rFonts w:ascii="Arial" w:eastAsia="Arial" w:hAnsi="Arial" w:cs="Arial"/>
          <w:color w:val="000000"/>
          <w:sz w:val="20"/>
          <w:szCs w:val="20"/>
          <w:vertAlign w:val="superscript"/>
        </w:rPr>
        <w:t>1,2</w:t>
      </w:r>
      <w:r>
        <w:rPr>
          <w:rFonts w:ascii="Arial" w:eastAsia="Arial" w:hAnsi="Arial" w:cs="Arial"/>
          <w:color w:val="000000"/>
          <w:sz w:val="20"/>
          <w:szCs w:val="20"/>
        </w:rPr>
        <w:t>, Kriti Kacker</w:t>
      </w:r>
      <w:r>
        <w:rPr>
          <w:rFonts w:ascii="Arial" w:eastAsia="Arial" w:hAnsi="Arial" w:cs="Arial"/>
          <w:color w:val="000000"/>
          <w:sz w:val="20"/>
          <w:szCs w:val="20"/>
          <w:vertAlign w:val="superscript"/>
        </w:rPr>
        <w:t>1,2</w:t>
      </w:r>
      <w:r>
        <w:rPr>
          <w:rFonts w:ascii="Arial" w:eastAsia="Arial" w:hAnsi="Arial" w:cs="Arial"/>
          <w:color w:val="000000"/>
          <w:sz w:val="20"/>
          <w:szCs w:val="20"/>
        </w:rPr>
        <w:t>, Ariel K. Feldman</w:t>
      </w:r>
      <w:r>
        <w:rPr>
          <w:rFonts w:ascii="Arial" w:eastAsia="Arial" w:hAnsi="Arial" w:cs="Arial"/>
          <w:color w:val="000000"/>
          <w:sz w:val="20"/>
          <w:szCs w:val="20"/>
          <w:vertAlign w:val="superscript"/>
        </w:rPr>
        <w:t>1,4</w:t>
      </w:r>
      <w:r>
        <w:rPr>
          <w:rFonts w:ascii="Arial" w:eastAsia="Arial" w:hAnsi="Arial" w:cs="Arial"/>
          <w:color w:val="000000"/>
          <w:sz w:val="20"/>
          <w:szCs w:val="20"/>
        </w:rPr>
        <w:t>, Zachary Zdobinski</w:t>
      </w:r>
      <w:r>
        <w:rPr>
          <w:rFonts w:ascii="Arial" w:eastAsia="Arial" w:hAnsi="Arial" w:cs="Arial"/>
          <w:color w:val="000000"/>
          <w:sz w:val="20"/>
          <w:szCs w:val="20"/>
          <w:vertAlign w:val="superscript"/>
        </w:rPr>
        <w:t>5</w:t>
      </w:r>
      <w:r>
        <w:rPr>
          <w:rFonts w:ascii="Arial" w:eastAsia="Arial" w:hAnsi="Arial" w:cs="Arial"/>
          <w:color w:val="000000"/>
          <w:sz w:val="20"/>
          <w:szCs w:val="20"/>
        </w:rPr>
        <w:t>, Inseung Kang</w:t>
      </w:r>
      <w:r>
        <w:rPr>
          <w:rFonts w:ascii="Arial" w:eastAsia="Arial" w:hAnsi="Arial" w:cs="Arial"/>
          <w:color w:val="000000"/>
          <w:sz w:val="20"/>
          <w:szCs w:val="20"/>
          <w:vertAlign w:val="superscript"/>
        </w:rPr>
        <w:t>2,6</w:t>
      </w:r>
      <w:r>
        <w:rPr>
          <w:rFonts w:ascii="Arial" w:eastAsia="Arial" w:hAnsi="Arial" w:cs="Arial"/>
          <w:color w:val="000000"/>
          <w:sz w:val="20"/>
          <w:szCs w:val="20"/>
        </w:rPr>
        <w:t>, Douglas J. Weber</w:t>
      </w:r>
      <w:r>
        <w:rPr>
          <w:rFonts w:ascii="Arial" w:eastAsia="Arial" w:hAnsi="Arial" w:cs="Arial"/>
          <w:color w:val="000000"/>
          <w:sz w:val="20"/>
          <w:szCs w:val="20"/>
          <w:vertAlign w:val="superscript"/>
        </w:rPr>
        <w:t>1,2,4</w:t>
      </w:r>
      <w:r>
        <w:rPr>
          <w:rFonts w:ascii="Arial" w:eastAsia="Arial" w:hAnsi="Arial" w:cs="Arial"/>
          <w:color w:val="000000"/>
          <w:sz w:val="20"/>
          <w:szCs w:val="20"/>
        </w:rPr>
        <w:t>*</w:t>
      </w:r>
    </w:p>
    <w:p w14:paraId="00000003" w14:textId="77777777" w:rsidR="00F341AA" w:rsidRDefault="00F341AA">
      <w:pPr>
        <w:pBdr>
          <w:top w:val="nil"/>
          <w:left w:val="nil"/>
          <w:bottom w:val="nil"/>
          <w:right w:val="nil"/>
          <w:between w:val="nil"/>
        </w:pBdr>
        <w:spacing w:before="100" w:after="100" w:line="360" w:lineRule="auto"/>
        <w:jc w:val="both"/>
        <w:rPr>
          <w:rFonts w:ascii="Arial" w:eastAsia="Arial" w:hAnsi="Arial" w:cs="Arial"/>
          <w:color w:val="000000"/>
          <w:sz w:val="20"/>
          <w:szCs w:val="20"/>
        </w:rPr>
      </w:pPr>
    </w:p>
    <w:p w14:paraId="00000004"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1</w:t>
      </w:r>
      <w:r>
        <w:rPr>
          <w:rFonts w:ascii="Arial" w:eastAsia="Arial" w:hAnsi="Arial" w:cs="Arial"/>
          <w:color w:val="000000"/>
          <w:sz w:val="20"/>
          <w:szCs w:val="20"/>
        </w:rPr>
        <w:t>NeuroMechatronics Lab, Carnegie Mellon University, Pittsburgh, PA, USA</w:t>
      </w:r>
    </w:p>
    <w:p w14:paraId="00000005"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2</w:t>
      </w:r>
      <w:r>
        <w:rPr>
          <w:rFonts w:ascii="Arial" w:eastAsia="Arial" w:hAnsi="Arial" w:cs="Arial"/>
          <w:color w:val="000000"/>
          <w:sz w:val="20"/>
          <w:szCs w:val="20"/>
        </w:rPr>
        <w:t>Department of Mechanical Engineering, Carnegie Mellon University, Pittsburgh, PA, USA</w:t>
      </w:r>
    </w:p>
    <w:p w14:paraId="00000006"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3</w:t>
      </w:r>
      <w:r>
        <w:rPr>
          <w:rFonts w:ascii="Arial" w:eastAsia="Arial" w:hAnsi="Arial" w:cs="Arial"/>
          <w:color w:val="000000"/>
          <w:sz w:val="20"/>
          <w:szCs w:val="20"/>
        </w:rPr>
        <w:t>Center for the Neural Basis of Cognition, Carnegie Mellon University, Pittsburgh, PA, USA</w:t>
      </w:r>
    </w:p>
    <w:p w14:paraId="00000007"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4</w:t>
      </w:r>
      <w:r>
        <w:rPr>
          <w:rFonts w:ascii="Arial" w:eastAsia="Arial" w:hAnsi="Arial" w:cs="Arial"/>
          <w:color w:val="000000"/>
          <w:sz w:val="20"/>
          <w:szCs w:val="20"/>
        </w:rPr>
        <w:t>Neuroscience Institute, Carnegie Mellon University, Pittsburgh, PA, USA</w:t>
      </w:r>
    </w:p>
    <w:p w14:paraId="00000008"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5</w:t>
      </w:r>
      <w:r>
        <w:rPr>
          <w:rFonts w:ascii="Arial" w:eastAsia="Arial" w:hAnsi="Arial" w:cs="Arial"/>
          <w:color w:val="000000"/>
          <w:sz w:val="20"/>
          <w:szCs w:val="20"/>
        </w:rPr>
        <w:t>Department of Electrical and Computer Engineering, Carnegie Mellon University, Pittsburgh, PA, USA</w:t>
      </w:r>
    </w:p>
    <w:p w14:paraId="00000009"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vertAlign w:val="superscript"/>
        </w:rPr>
        <w:t>6</w:t>
      </w:r>
      <w:r>
        <w:rPr>
          <w:rFonts w:ascii="Arial" w:eastAsia="Arial" w:hAnsi="Arial" w:cs="Arial"/>
          <w:color w:val="000000"/>
          <w:sz w:val="20"/>
          <w:szCs w:val="20"/>
        </w:rPr>
        <w:t>Robotics Institute, Carnegie Mellon University, Pittsburgh, PA, USA</w:t>
      </w:r>
    </w:p>
    <w:p w14:paraId="0000000A"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rPr>
        <w:t>*Corresponding author: Douglas J. Weber</w:t>
      </w:r>
    </w:p>
    <w:p w14:paraId="0000000B"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b/>
          <w:bCs/>
          <w:color w:val="000000"/>
          <w:sz w:val="20"/>
          <w:szCs w:val="20"/>
        </w:rPr>
        <w:t>Email:</w:t>
      </w:r>
      <w:r>
        <w:rPr>
          <w:rFonts w:ascii="Arial" w:eastAsia="Arial" w:hAnsi="Arial" w:cs="Arial"/>
          <w:color w:val="000000"/>
          <w:sz w:val="20"/>
          <w:szCs w:val="20"/>
        </w:rPr>
        <w:t xml:space="preserve"> dweber@andrew.cmu.edu</w:t>
      </w:r>
    </w:p>
    <w:p w14:paraId="0000000C" w14:textId="77777777" w:rsidR="00F341AA" w:rsidRDefault="00F341AA">
      <w:pPr>
        <w:pBdr>
          <w:top w:val="nil"/>
          <w:left w:val="nil"/>
          <w:bottom w:val="nil"/>
          <w:right w:val="nil"/>
          <w:between w:val="nil"/>
        </w:pBdr>
        <w:spacing w:before="100" w:after="100" w:line="360" w:lineRule="auto"/>
        <w:jc w:val="both"/>
        <w:rPr>
          <w:rFonts w:ascii="Arial" w:eastAsia="Arial" w:hAnsi="Arial" w:cs="Arial"/>
          <w:color w:val="000000"/>
          <w:sz w:val="20"/>
          <w:szCs w:val="20"/>
        </w:rPr>
      </w:pPr>
    </w:p>
    <w:p w14:paraId="0000000D" w14:textId="77777777" w:rsidR="00F341AA" w:rsidRDefault="00000000">
      <w:pPr>
        <w:pBdr>
          <w:top w:val="nil"/>
          <w:left w:val="nil"/>
          <w:bottom w:val="nil"/>
          <w:right w:val="nil"/>
          <w:between w:val="nil"/>
        </w:pBdr>
        <w:spacing w:before="100" w:after="100" w:line="360" w:lineRule="auto"/>
        <w:jc w:val="both"/>
        <w:rPr>
          <w:rFonts w:ascii="Arial" w:eastAsia="Arial" w:hAnsi="Arial" w:cs="Arial"/>
          <w:b/>
          <w:bCs/>
          <w:color w:val="000000"/>
          <w:sz w:val="20"/>
          <w:szCs w:val="20"/>
        </w:rPr>
      </w:pPr>
      <w:r>
        <w:rPr>
          <w:rFonts w:ascii="Arial" w:eastAsia="Arial" w:hAnsi="Arial" w:cs="Arial"/>
          <w:b/>
          <w:bCs/>
          <w:color w:val="000000"/>
          <w:sz w:val="20"/>
          <w:szCs w:val="20"/>
        </w:rPr>
        <w:t xml:space="preserve">Author Contributions: </w:t>
      </w:r>
    </w:p>
    <w:p w14:paraId="0000000E"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color w:val="000000"/>
          <w:sz w:val="20"/>
          <w:szCs w:val="20"/>
        </w:rPr>
        <w:t>S.B. conceived the study, designed and implemented computational experiments, performed simulations and data analysis, and wrote the manuscript. L.P., K.K., A.K.F., and Z.Z. assisted in experimental design and edited the manuscript. I.K. reviewed and edited the manuscript. D.J.W. supervised the research, reviewed and edited the manuscript.</w:t>
      </w:r>
    </w:p>
    <w:p w14:paraId="0000000F"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pPr>
      <w:r>
        <w:rPr>
          <w:rFonts w:ascii="Arial" w:eastAsia="Arial" w:hAnsi="Arial" w:cs="Arial"/>
          <w:b/>
          <w:bCs/>
          <w:color w:val="000000"/>
          <w:sz w:val="20"/>
          <w:szCs w:val="20"/>
        </w:rPr>
        <w:t xml:space="preserve">Competing Interest Statement: </w:t>
      </w:r>
      <w:r>
        <w:rPr>
          <w:rFonts w:ascii="Arial" w:eastAsia="Arial" w:hAnsi="Arial" w:cs="Arial"/>
          <w:color w:val="000000"/>
          <w:sz w:val="20"/>
          <w:szCs w:val="20"/>
        </w:rPr>
        <w:t xml:space="preserve">The authors declare no competing interest. </w:t>
      </w:r>
    </w:p>
    <w:p w14:paraId="00000010" w14:textId="77777777" w:rsidR="00F341AA" w:rsidRDefault="00000000">
      <w:pPr>
        <w:pBdr>
          <w:top w:val="nil"/>
          <w:left w:val="nil"/>
          <w:bottom w:val="nil"/>
          <w:right w:val="nil"/>
          <w:between w:val="nil"/>
        </w:pBdr>
        <w:spacing w:before="100" w:after="100" w:line="360" w:lineRule="auto"/>
        <w:jc w:val="both"/>
        <w:rPr>
          <w:rFonts w:ascii="Arial" w:eastAsia="Arial" w:hAnsi="Arial" w:cs="Arial"/>
          <w:color w:val="000000"/>
          <w:sz w:val="20"/>
          <w:szCs w:val="20"/>
        </w:rPr>
        <w:sectPr w:rsidR="00F341AA">
          <w:headerReference w:type="default" r:id="rId7"/>
          <w:footerReference w:type="default" r:id="rId8"/>
          <w:pgSz w:w="12240" w:h="15840"/>
          <w:pgMar w:top="1440" w:right="1800" w:bottom="1440" w:left="1800" w:header="720" w:footer="720" w:gutter="0"/>
          <w:pgNumType w:start="1"/>
          <w:cols w:space="720"/>
        </w:sectPr>
      </w:pPr>
      <w:r>
        <w:rPr>
          <w:rFonts w:ascii="Arial" w:eastAsia="Arial" w:hAnsi="Arial" w:cs="Arial"/>
          <w:b/>
          <w:bCs/>
          <w:color w:val="000000"/>
          <w:sz w:val="20"/>
          <w:szCs w:val="20"/>
        </w:rPr>
        <w:t xml:space="preserve">Keywords: </w:t>
      </w:r>
      <w:r>
        <w:rPr>
          <w:rFonts w:ascii="Arial" w:eastAsia="Arial" w:hAnsi="Arial" w:cs="Arial"/>
          <w:color w:val="000000"/>
          <w:sz w:val="20"/>
          <w:szCs w:val="20"/>
        </w:rPr>
        <w:t>Physics-Informed Neural Networks, Forward Dynamics, Inverse Dynamics, Gibbs-Appell Equations</w:t>
      </w:r>
    </w:p>
    <w:p w14:paraId="00000011" w14:textId="77777777" w:rsidR="00F341AA" w:rsidRDefault="00000000">
      <w:pPr>
        <w:pStyle w:val="Heading2"/>
        <w:spacing w:before="100" w:after="100"/>
      </w:pPr>
      <w:bookmarkStart w:id="0" w:name="bookmark=id.c6p2f6xl4yg8" w:colFirst="0" w:colLast="0"/>
      <w:bookmarkEnd w:id="0"/>
      <w:r>
        <w:lastRenderedPageBreak/>
        <w:t xml:space="preserve">Significance </w:t>
      </w:r>
    </w:p>
    <w:p w14:paraId="00000012"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Robots and animals must solve two problems to move: computing the forces or torques needed for a desired motion (inverse dynamics) and predicting the motion produced by applied forces (forward dynamics), which are usually modeled separately. We show that both problems can be expressed using a single scalar function from classical mechanics, Appell acceleration energy. A neural network trained so that the derivative of this learned function matches reference joint torques performs </w:t>
      </w:r>
      <w:r>
        <w:rPr>
          <w:rFonts w:ascii="Arial" w:eastAsia="Arial" w:hAnsi="Arial" w:cs="Arial"/>
          <w:i/>
          <w:iCs/>
          <w:color w:val="000000"/>
          <w:sz w:val="20"/>
          <w:szCs w:val="20"/>
        </w:rPr>
        <w:t>inverse dynamics</w:t>
      </w:r>
      <w:r>
        <w:rPr>
          <w:rFonts w:ascii="Arial" w:eastAsia="Arial" w:hAnsi="Arial" w:cs="Arial"/>
          <w:color w:val="000000"/>
          <w:sz w:val="20"/>
          <w:szCs w:val="20"/>
        </w:rPr>
        <w:t xml:space="preserve">. The same network then computes </w:t>
      </w:r>
      <w:r>
        <w:rPr>
          <w:rFonts w:ascii="Arial" w:eastAsia="Arial" w:hAnsi="Arial" w:cs="Arial"/>
          <w:i/>
          <w:iCs/>
          <w:color w:val="000000"/>
          <w:sz w:val="20"/>
          <w:szCs w:val="20"/>
        </w:rPr>
        <w:t>forward dynamics</w:t>
      </w:r>
      <w:r>
        <w:rPr>
          <w:rFonts w:ascii="Arial" w:eastAsia="Arial" w:hAnsi="Arial" w:cs="Arial"/>
          <w:color w:val="000000"/>
          <w:sz w:val="20"/>
          <w:szCs w:val="20"/>
        </w:rPr>
        <w:t xml:space="preserve"> by minimizing an objective built from the learned energy landscape, without retraining. This provides a principled route to unify prediction and control in one representation for neuroscience and robotics.</w:t>
      </w:r>
    </w:p>
    <w:p w14:paraId="00000013" w14:textId="77777777" w:rsidR="00F341AA" w:rsidRDefault="00000000">
      <w:pPr>
        <w:pStyle w:val="Heading2"/>
        <w:spacing w:before="100" w:after="100"/>
      </w:pPr>
      <w:r>
        <w:t>Abstract</w:t>
      </w:r>
    </w:p>
    <w:p w14:paraId="0000001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Biological and robotic systems must solve two closely related but usually separate computations to move: inverse dynamics, which determines the forces or torques needed to produce a desired motion, and forward dynamics, which predicts motion from applied forces. We present ANNet, a physics-informed neural network that unifies these computations by learning a single scalar quantity from classical mechanics: Appell acceleration energy from the Gibbs–Appell formulation. The network maps kinematic state and candidate accelerations to this scalar function, and inverse dynamics is obtained by differentiating the learned energy with respect to acceleration to recover joint torques. Forward dynamics is then performed without retraining by embedding the same learned energy landscape in an optimization objective whose unconstrained minimum satisfies the Gibbs–Appell equation; the resulting accelerations are integrated forward in time. We evaluate ANNet on a double pendulum. In trials unseen by the network during training, inverse and optimization-based forward simulations are real-time accurate. Our results provide a first-principles route for using a single learned representation to support both prediction and control.</w:t>
      </w:r>
    </w:p>
    <w:p w14:paraId="00000015" w14:textId="77777777" w:rsidR="00F341AA" w:rsidRDefault="00000000">
      <w:pPr>
        <w:pStyle w:val="Heading2"/>
        <w:spacing w:before="100" w:after="100"/>
      </w:pPr>
      <w:r>
        <w:t>Introduction</w:t>
      </w:r>
    </w:p>
    <w:p w14:paraId="0000001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The ability of biological systems to generate a vast repertoire of precise and coordinated movements, from the rhythmic axial undulations of the lamprey</w:t>
      </w:r>
      <w:r>
        <w:rPr>
          <w:rFonts w:ascii="Arial" w:eastAsia="Arial" w:hAnsi="Arial" w:cs="Arial"/>
          <w:color w:val="000000"/>
          <w:sz w:val="20"/>
          <w:szCs w:val="20"/>
          <w:vertAlign w:val="superscript"/>
        </w:rPr>
        <w:t>1–3</w:t>
      </w:r>
      <w:r>
        <w:rPr>
          <w:rFonts w:ascii="Arial" w:eastAsia="Arial" w:hAnsi="Arial" w:cs="Arial"/>
          <w:color w:val="000000"/>
          <w:sz w:val="20"/>
          <w:szCs w:val="20"/>
        </w:rPr>
        <w:t xml:space="preserve"> to the intricate dexterity of the human hand</w:t>
      </w:r>
      <w:r>
        <w:rPr>
          <w:rFonts w:ascii="Arial" w:eastAsia="Arial" w:hAnsi="Arial" w:cs="Arial"/>
          <w:color w:val="000000"/>
          <w:sz w:val="20"/>
          <w:szCs w:val="20"/>
          <w:vertAlign w:val="superscript"/>
        </w:rPr>
        <w:t>4,5</w:t>
      </w:r>
      <w:r>
        <w:rPr>
          <w:rFonts w:ascii="Arial" w:eastAsia="Arial" w:hAnsi="Arial" w:cs="Arial"/>
          <w:color w:val="000000"/>
          <w:sz w:val="20"/>
          <w:szCs w:val="20"/>
        </w:rPr>
        <w:t xml:space="preserve">, is a hallmark of animal life. Underlying this remarkable capability is a computational challenge of managing the complex </w:t>
      </w:r>
      <w:r>
        <w:rPr>
          <w:rFonts w:ascii="Arial" w:eastAsia="Arial" w:hAnsi="Arial" w:cs="Arial"/>
          <w:color w:val="000000"/>
          <w:sz w:val="20"/>
          <w:szCs w:val="20"/>
        </w:rPr>
        <w:lastRenderedPageBreak/>
        <w:t>physics of movement</w:t>
      </w:r>
      <w:r>
        <w:rPr>
          <w:rFonts w:ascii="Arial" w:eastAsia="Arial" w:hAnsi="Arial" w:cs="Arial"/>
          <w:color w:val="000000"/>
          <w:sz w:val="20"/>
          <w:szCs w:val="20"/>
          <w:vertAlign w:val="superscript"/>
        </w:rPr>
        <w:t>6,7</w:t>
      </w:r>
      <w:r>
        <w:rPr>
          <w:rFonts w:ascii="Arial" w:eastAsia="Arial" w:hAnsi="Arial" w:cs="Arial"/>
          <w:color w:val="000000"/>
          <w:sz w:val="20"/>
          <w:szCs w:val="20"/>
        </w:rPr>
        <w:t>. To produce any goal-directed action, the nervous system must compute the complex, nonlinear relationship between the forces or torques generated by muscles and the resulting motion of the body’s articulated segments</w:t>
      </w:r>
      <w:r>
        <w:rPr>
          <w:rFonts w:ascii="Arial" w:eastAsia="Arial" w:hAnsi="Arial" w:cs="Arial"/>
          <w:color w:val="000000"/>
          <w:sz w:val="20"/>
          <w:szCs w:val="20"/>
          <w:vertAlign w:val="superscript"/>
        </w:rPr>
        <w:t>8–11</w:t>
      </w:r>
      <w:r>
        <w:rPr>
          <w:rFonts w:ascii="Arial" w:eastAsia="Arial" w:hAnsi="Arial" w:cs="Arial"/>
          <w:color w:val="000000"/>
          <w:sz w:val="20"/>
          <w:szCs w:val="20"/>
        </w:rPr>
        <w:t>. This process involves transforming a desired motor outcome into the specific pattern of muscle activations required to achieve it, a task complicated by the body’s intersegmental mechanics and its interaction with a variable environment</w:t>
      </w:r>
      <w:r>
        <w:rPr>
          <w:rFonts w:ascii="Arial" w:eastAsia="Arial" w:hAnsi="Arial" w:cs="Arial"/>
          <w:color w:val="000000"/>
          <w:sz w:val="20"/>
          <w:szCs w:val="20"/>
          <w:vertAlign w:val="superscript"/>
        </w:rPr>
        <w:t>12,13</w:t>
      </w:r>
      <w:r>
        <w:rPr>
          <w:rFonts w:ascii="Arial" w:eastAsia="Arial" w:hAnsi="Arial" w:cs="Arial"/>
          <w:color w:val="000000"/>
          <w:sz w:val="20"/>
          <w:szCs w:val="20"/>
        </w:rPr>
        <w:t xml:space="preserve">. </w:t>
      </w:r>
    </w:p>
    <w:p w14:paraId="0000001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To solve the complex physics of movement, nervous systems employ two fundamental strategies: feedback and feedforward control</w:t>
      </w:r>
      <w:r>
        <w:rPr>
          <w:rFonts w:ascii="Arial" w:eastAsia="Arial" w:hAnsi="Arial" w:cs="Arial"/>
          <w:color w:val="000000"/>
          <w:sz w:val="20"/>
          <w:szCs w:val="20"/>
          <w:vertAlign w:val="superscript"/>
        </w:rPr>
        <w:t>14,15</w:t>
      </w:r>
      <w:r>
        <w:rPr>
          <w:rFonts w:ascii="Arial" w:eastAsia="Arial" w:hAnsi="Arial" w:cs="Arial"/>
          <w:color w:val="000000"/>
          <w:sz w:val="20"/>
          <w:szCs w:val="20"/>
        </w:rPr>
        <w:t>. Feedback control is a reactive process that uses continuous streams of sensory information primarily from vision</w:t>
      </w:r>
      <w:r>
        <w:rPr>
          <w:rFonts w:ascii="Arial" w:eastAsia="Arial" w:hAnsi="Arial" w:cs="Arial"/>
          <w:color w:val="000000"/>
          <w:sz w:val="20"/>
          <w:szCs w:val="20"/>
          <w:vertAlign w:val="superscript"/>
        </w:rPr>
        <w:t>16–18</w:t>
      </w:r>
      <w:r>
        <w:rPr>
          <w:rFonts w:ascii="Arial" w:eastAsia="Arial" w:hAnsi="Arial" w:cs="Arial"/>
          <w:color w:val="000000"/>
          <w:sz w:val="20"/>
          <w:szCs w:val="20"/>
        </w:rPr>
        <w:t>, touch</w:t>
      </w:r>
      <w:r>
        <w:rPr>
          <w:rFonts w:ascii="Arial" w:eastAsia="Arial" w:hAnsi="Arial" w:cs="Arial"/>
          <w:color w:val="000000"/>
          <w:sz w:val="20"/>
          <w:szCs w:val="20"/>
          <w:vertAlign w:val="superscript"/>
        </w:rPr>
        <w:t>19</w:t>
      </w:r>
      <w:r>
        <w:rPr>
          <w:rFonts w:ascii="Arial" w:eastAsia="Arial" w:hAnsi="Arial" w:cs="Arial"/>
          <w:color w:val="000000"/>
          <w:sz w:val="20"/>
          <w:szCs w:val="20"/>
        </w:rPr>
        <w:t>, and proprioception</w:t>
      </w:r>
      <w:r>
        <w:rPr>
          <w:rFonts w:ascii="Arial" w:eastAsia="Arial" w:hAnsi="Arial" w:cs="Arial"/>
          <w:color w:val="000000"/>
          <w:sz w:val="20"/>
          <w:szCs w:val="20"/>
          <w:vertAlign w:val="superscript"/>
        </w:rPr>
        <w:t>20</w:t>
      </w:r>
      <w:r>
        <w:rPr>
          <w:rFonts w:ascii="Arial" w:eastAsia="Arial" w:hAnsi="Arial" w:cs="Arial"/>
          <w:color w:val="000000"/>
          <w:sz w:val="20"/>
          <w:szCs w:val="20"/>
        </w:rPr>
        <w:t xml:space="preserve"> to detect deviations from an intended movement and generate real-time corrections. This mechanism is essential for maintaining accuracy and compensating for unexpected perturbations</w:t>
      </w:r>
      <w:r>
        <w:rPr>
          <w:rFonts w:ascii="Arial" w:eastAsia="Arial" w:hAnsi="Arial" w:cs="Arial"/>
          <w:color w:val="000000"/>
          <w:sz w:val="20"/>
          <w:szCs w:val="20"/>
          <w:vertAlign w:val="superscript"/>
        </w:rPr>
        <w:t>21</w:t>
      </w:r>
      <w:r>
        <w:rPr>
          <w:rFonts w:ascii="Arial" w:eastAsia="Arial" w:hAnsi="Arial" w:cs="Arial"/>
          <w:color w:val="000000"/>
          <w:sz w:val="20"/>
          <w:szCs w:val="20"/>
        </w:rPr>
        <w:t>. However, its effectiveness is limited by significant time delays inherent in sensory processing and neural transmission</w:t>
      </w:r>
      <w:r>
        <w:rPr>
          <w:rFonts w:ascii="Arial" w:eastAsia="Arial" w:hAnsi="Arial" w:cs="Arial"/>
          <w:color w:val="000000"/>
          <w:sz w:val="20"/>
          <w:szCs w:val="20"/>
          <w:vertAlign w:val="superscript"/>
        </w:rPr>
        <w:t>22,23</w:t>
      </w:r>
      <w:r>
        <w:rPr>
          <w:rFonts w:ascii="Arial" w:eastAsia="Arial" w:hAnsi="Arial" w:cs="Arial"/>
          <w:color w:val="000000"/>
          <w:sz w:val="20"/>
          <w:szCs w:val="20"/>
        </w:rPr>
        <w:t>, which can destabilize fast movements. To overcome these limitations, organisms rely heavily on feedforward control, a predictive strategy that uses prior experience and internal knowledge of the body’s dynamics to generate motor commands in advance</w:t>
      </w:r>
      <w:r>
        <w:rPr>
          <w:rFonts w:ascii="Arial" w:eastAsia="Arial" w:hAnsi="Arial" w:cs="Arial"/>
          <w:color w:val="000000"/>
          <w:sz w:val="20"/>
          <w:szCs w:val="20"/>
          <w:vertAlign w:val="superscript"/>
        </w:rPr>
        <w:t>24,25</w:t>
      </w:r>
      <w:r>
        <w:rPr>
          <w:rFonts w:ascii="Arial" w:eastAsia="Arial" w:hAnsi="Arial" w:cs="Arial"/>
          <w:color w:val="000000"/>
          <w:sz w:val="20"/>
          <w:szCs w:val="20"/>
        </w:rPr>
        <w:t>. By anticipating the required forces, feedforward control enables rapid, coordinated actions that would be impossible under feedback alone, making it a key component of skilled movement</w:t>
      </w:r>
      <w:r>
        <w:rPr>
          <w:rFonts w:ascii="Arial" w:eastAsia="Arial" w:hAnsi="Arial" w:cs="Arial"/>
          <w:color w:val="000000"/>
          <w:sz w:val="20"/>
          <w:szCs w:val="20"/>
          <w:vertAlign w:val="superscript"/>
        </w:rPr>
        <w:t>26</w:t>
      </w:r>
      <w:r>
        <w:rPr>
          <w:rFonts w:ascii="Arial" w:eastAsia="Arial" w:hAnsi="Arial" w:cs="Arial"/>
          <w:color w:val="000000"/>
          <w:sz w:val="20"/>
          <w:szCs w:val="20"/>
        </w:rPr>
        <w:t>. Optimal motor performance is widely thought to arise from the seamless integration of both predictive feedforward planning and reactive feedback correction</w:t>
      </w:r>
      <w:r>
        <w:rPr>
          <w:rFonts w:ascii="Arial" w:eastAsia="Arial" w:hAnsi="Arial" w:cs="Arial"/>
          <w:color w:val="000000"/>
          <w:sz w:val="20"/>
          <w:szCs w:val="20"/>
          <w:vertAlign w:val="superscript"/>
        </w:rPr>
        <w:t>27,28</w:t>
      </w:r>
      <w:r>
        <w:rPr>
          <w:rFonts w:ascii="Arial" w:eastAsia="Arial" w:hAnsi="Arial" w:cs="Arial"/>
          <w:color w:val="000000"/>
          <w:sz w:val="20"/>
          <w:szCs w:val="20"/>
        </w:rPr>
        <w:t>.</w:t>
      </w:r>
    </w:p>
    <w:p w14:paraId="00000018"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Central to the concept of feedforward control is the hypothesis that the brain constructs and maintains internal models—neural representations that mimic the input-output characteristics of the motor system and the environment</w:t>
      </w:r>
      <w:r>
        <w:rPr>
          <w:rFonts w:ascii="Arial" w:eastAsia="Arial" w:hAnsi="Arial" w:cs="Arial"/>
          <w:color w:val="000000"/>
          <w:sz w:val="20"/>
          <w:szCs w:val="20"/>
          <w:vertAlign w:val="superscript"/>
        </w:rPr>
        <w:t>7,29,30</w:t>
      </w:r>
      <w:r>
        <w:rPr>
          <w:rFonts w:ascii="Arial" w:eastAsia="Arial" w:hAnsi="Arial" w:cs="Arial"/>
          <w:color w:val="000000"/>
          <w:sz w:val="20"/>
          <w:szCs w:val="20"/>
        </w:rPr>
        <w:t>. These models are generally categorized into two complementary types: forward and inverse models</w:t>
      </w:r>
      <w:r>
        <w:rPr>
          <w:rFonts w:ascii="Arial" w:eastAsia="Arial" w:hAnsi="Arial" w:cs="Arial"/>
          <w:color w:val="000000"/>
          <w:sz w:val="20"/>
          <w:szCs w:val="20"/>
          <w:vertAlign w:val="superscript"/>
        </w:rPr>
        <w:t>31</w:t>
      </w:r>
      <w:r>
        <w:rPr>
          <w:rFonts w:ascii="Arial" w:eastAsia="Arial" w:hAnsi="Arial" w:cs="Arial"/>
          <w:color w:val="000000"/>
          <w:sz w:val="20"/>
          <w:szCs w:val="20"/>
        </w:rPr>
        <w:t>. A forward model predicts the sensory consequences of a motor command. Given the current state of a limb and a set of motor commands, it simulates the causal flow of dynamics to predict the limb’s next state (e.g., its future position and velocity). This predictive capacity is crucial for overcoming sensory delays</w:t>
      </w:r>
      <w:r>
        <w:rPr>
          <w:rFonts w:ascii="Arial" w:eastAsia="Arial" w:hAnsi="Arial" w:cs="Arial"/>
          <w:color w:val="000000"/>
          <w:sz w:val="20"/>
          <w:szCs w:val="20"/>
          <w:vertAlign w:val="superscript"/>
        </w:rPr>
        <w:t>22</w:t>
      </w:r>
      <w:r>
        <w:rPr>
          <w:rFonts w:ascii="Arial" w:eastAsia="Arial" w:hAnsi="Arial" w:cs="Arial"/>
          <w:color w:val="000000"/>
          <w:sz w:val="20"/>
          <w:szCs w:val="20"/>
        </w:rPr>
        <w:t>, distinguishing self-generated sensations from external ones</w:t>
      </w:r>
      <w:r>
        <w:rPr>
          <w:rFonts w:ascii="Arial" w:eastAsia="Arial" w:hAnsi="Arial" w:cs="Arial"/>
          <w:color w:val="000000"/>
          <w:sz w:val="20"/>
          <w:szCs w:val="20"/>
          <w:vertAlign w:val="superscript"/>
        </w:rPr>
        <w:t>32</w:t>
      </w:r>
      <w:r>
        <w:rPr>
          <w:rFonts w:ascii="Arial" w:eastAsia="Arial" w:hAnsi="Arial" w:cs="Arial"/>
          <w:color w:val="000000"/>
          <w:sz w:val="20"/>
          <w:szCs w:val="20"/>
        </w:rPr>
        <w:t>, and providing a rapid estimate of the body’s state for online error correction</w:t>
      </w:r>
      <w:r>
        <w:rPr>
          <w:rFonts w:ascii="Arial" w:eastAsia="Arial" w:hAnsi="Arial" w:cs="Arial"/>
          <w:color w:val="000000"/>
          <w:sz w:val="20"/>
          <w:szCs w:val="20"/>
          <w:vertAlign w:val="superscript"/>
        </w:rPr>
        <w:t>33</w:t>
      </w:r>
      <w:r>
        <w:rPr>
          <w:rFonts w:ascii="Arial" w:eastAsia="Arial" w:hAnsi="Arial" w:cs="Arial"/>
          <w:color w:val="000000"/>
          <w:sz w:val="20"/>
          <w:szCs w:val="20"/>
        </w:rPr>
        <w:t>. Conversely, an inverse model performs the opposite transformation. It computes the motor commands required to achieve a desired sensory outcome or state transition</w:t>
      </w:r>
      <w:r>
        <w:rPr>
          <w:rFonts w:ascii="Arial" w:eastAsia="Arial" w:hAnsi="Arial" w:cs="Arial"/>
          <w:color w:val="000000"/>
          <w:sz w:val="20"/>
          <w:szCs w:val="20"/>
          <w:vertAlign w:val="superscript"/>
        </w:rPr>
        <w:t>34,35</w:t>
      </w:r>
      <w:r>
        <w:rPr>
          <w:rFonts w:ascii="Arial" w:eastAsia="Arial" w:hAnsi="Arial" w:cs="Arial"/>
          <w:color w:val="000000"/>
          <w:sz w:val="20"/>
          <w:szCs w:val="20"/>
        </w:rPr>
        <w:t>. By inverting the system’s dynamics, an inverse model functions as a controller, enabling the brain to generate the appropriate feedforward commands to execute a planned movement</w:t>
      </w:r>
      <w:r>
        <w:rPr>
          <w:rFonts w:ascii="Arial" w:eastAsia="Arial" w:hAnsi="Arial" w:cs="Arial"/>
          <w:color w:val="000000"/>
          <w:sz w:val="20"/>
          <w:szCs w:val="20"/>
          <w:vertAlign w:val="superscript"/>
        </w:rPr>
        <w:t>36</w:t>
      </w:r>
      <w:r>
        <w:rPr>
          <w:rFonts w:ascii="Arial" w:eastAsia="Arial" w:hAnsi="Arial" w:cs="Arial"/>
          <w:color w:val="000000"/>
          <w:sz w:val="20"/>
          <w:szCs w:val="20"/>
        </w:rPr>
        <w:t>.</w:t>
      </w:r>
    </w:p>
    <w:p w14:paraId="0000001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lastRenderedPageBreak/>
        <w:t>A central and long-standing debate in motor neuroscience is whether these forward and inverse models represent separate computational processes, likely implemented in distinct neural circuits</w:t>
      </w:r>
      <w:r>
        <w:rPr>
          <w:rFonts w:ascii="Arial" w:eastAsia="Arial" w:hAnsi="Arial" w:cs="Arial"/>
          <w:color w:val="000000"/>
          <w:sz w:val="20"/>
          <w:szCs w:val="20"/>
          <w:vertAlign w:val="superscript"/>
        </w:rPr>
        <w:t>31,37</w:t>
      </w:r>
      <w:r>
        <w:rPr>
          <w:rFonts w:ascii="Arial" w:eastAsia="Arial" w:hAnsi="Arial" w:cs="Arial"/>
          <w:color w:val="000000"/>
          <w:sz w:val="20"/>
          <w:szCs w:val="20"/>
        </w:rPr>
        <w:t>, or whether they could arise from a single, unified neural substrate</w:t>
      </w:r>
      <w:r>
        <w:rPr>
          <w:rFonts w:ascii="Arial" w:eastAsia="Arial" w:hAnsi="Arial" w:cs="Arial"/>
          <w:color w:val="000000"/>
          <w:sz w:val="20"/>
          <w:szCs w:val="20"/>
          <w:vertAlign w:val="superscript"/>
        </w:rPr>
        <w:t>38–40</w:t>
      </w:r>
      <w:r>
        <w:rPr>
          <w:rFonts w:ascii="Arial" w:eastAsia="Arial" w:hAnsi="Arial" w:cs="Arial"/>
          <w:color w:val="000000"/>
          <w:sz w:val="20"/>
          <w:szCs w:val="20"/>
        </w:rPr>
        <w:t>. The prevailing view has treated them as separate, largely for mathematical reasons. Forward dynamics maps the current state and applied torques to the resulting acceleration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while inverse dynamics maps the current state and a desired acceleration to the required torques (</w:t>
      </w:r>
      <m:oMath>
        <m:r>
          <w:rPr>
            <w:rFonts w:ascii="Cambria Math" w:hAnsi="Cambria Math"/>
          </w:rPr>
          <m:t>τ</m:t>
        </m:r>
      </m:oMath>
      <w:r>
        <w:rPr>
          <w:rFonts w:ascii="Arial" w:eastAsia="Arial" w:hAnsi="Arial" w:cs="Arial"/>
          <w:color w:val="000000"/>
          <w:sz w:val="20"/>
          <w:szCs w:val="20"/>
        </w:rPr>
        <w:t>)</w:t>
      </w:r>
      <w:r>
        <w:rPr>
          <w:rFonts w:ascii="Arial" w:eastAsia="Arial" w:hAnsi="Arial" w:cs="Arial"/>
          <w:color w:val="000000"/>
          <w:sz w:val="20"/>
          <w:szCs w:val="20"/>
          <w:vertAlign w:val="superscript"/>
        </w:rPr>
        <w:t>41</w:t>
      </w:r>
      <w:r>
        <w:rPr>
          <w:rFonts w:ascii="Arial" w:eastAsia="Arial" w:hAnsi="Arial" w:cs="Arial"/>
          <w:color w:val="000000"/>
          <w:sz w:val="20"/>
          <w:szCs w:val="20"/>
        </w:rPr>
        <w:t>. These are different input-output mappings that, in conventional machine learning, would necessitate different models or networks. This separation is supported by evidence of functional dissociations in neurological disorders and experimental findings suggesting distinct neural correlates for predictive and control-related signals</w:t>
      </w:r>
      <w:r>
        <w:rPr>
          <w:rFonts w:ascii="Arial" w:eastAsia="Arial" w:hAnsi="Arial" w:cs="Arial"/>
          <w:color w:val="000000"/>
          <w:sz w:val="20"/>
          <w:szCs w:val="20"/>
          <w:vertAlign w:val="superscript"/>
        </w:rPr>
        <w:t>42–44</w:t>
      </w:r>
      <w:r>
        <w:rPr>
          <w:rFonts w:ascii="Arial" w:eastAsia="Arial" w:hAnsi="Arial" w:cs="Arial"/>
          <w:color w:val="000000"/>
          <w:sz w:val="20"/>
          <w:szCs w:val="20"/>
        </w:rPr>
        <w:t>. However, arguments for a more unified architecture have been advanced, often on the grounds of efficiency</w:t>
      </w:r>
      <w:r>
        <w:rPr>
          <w:rFonts w:ascii="Arial" w:eastAsia="Arial" w:hAnsi="Arial" w:cs="Arial"/>
          <w:color w:val="000000"/>
          <w:sz w:val="20"/>
          <w:szCs w:val="20"/>
          <w:vertAlign w:val="superscript"/>
        </w:rPr>
        <w:t>45,46</w:t>
      </w:r>
      <w:r>
        <w:rPr>
          <w:rFonts w:ascii="Arial" w:eastAsia="Arial" w:hAnsi="Arial" w:cs="Arial"/>
          <w:color w:val="000000"/>
          <w:sz w:val="20"/>
          <w:szCs w:val="20"/>
        </w:rPr>
        <w:t>. Maintaining two separate, complex models for the same physical system could be metabolically and computationally costly, whereas a unified model could leverage shared representations to learn more efficiently. Recent findings suggest that some brain regions, such as the cerebellum and parietal cortex, are engaged during tasks thought to require both model types, leaving open the possibility of a shared substrate</w:t>
      </w:r>
      <w:r>
        <w:rPr>
          <w:rFonts w:ascii="Arial" w:eastAsia="Arial" w:hAnsi="Arial" w:cs="Arial"/>
          <w:color w:val="000000"/>
          <w:sz w:val="20"/>
          <w:szCs w:val="20"/>
          <w:vertAlign w:val="superscript"/>
        </w:rPr>
        <w:t>47</w:t>
      </w:r>
      <w:r>
        <w:rPr>
          <w:rFonts w:ascii="Arial" w:eastAsia="Arial" w:hAnsi="Arial" w:cs="Arial"/>
          <w:color w:val="000000"/>
          <w:sz w:val="20"/>
          <w:szCs w:val="20"/>
        </w:rPr>
        <w:t>.</w:t>
      </w:r>
    </w:p>
    <w:p w14:paraId="0000001A"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In this paper, we demonstrate how a single neural network can function as both a forward and an inverse dynamics model. Our approach is grounded in the Gibbs-Appell formulation of analytical mechanics and Gauss’s principle of least constraint, which reformulates system dynamics as an optimization problem. This perspective reveals that a single scalar function—Appell acceleration energy—encodes the complete dynamics of a mechanical system. We demonstrate that a physics-informed ‘</w:t>
      </w:r>
      <w:r>
        <w:rPr>
          <w:rFonts w:ascii="Arial" w:eastAsia="Arial" w:hAnsi="Arial" w:cs="Arial"/>
          <w:i/>
          <w:iCs/>
          <w:color w:val="000000"/>
          <w:sz w:val="20"/>
          <w:szCs w:val="20"/>
        </w:rPr>
        <w:t>Appellian’</w:t>
      </w:r>
      <w:r>
        <w:rPr>
          <w:rFonts w:ascii="Arial" w:eastAsia="Arial" w:hAnsi="Arial" w:cs="Arial"/>
          <w:color w:val="000000"/>
          <w:sz w:val="20"/>
          <w:szCs w:val="20"/>
        </w:rPr>
        <w:t xml:space="preserve"> neural network (ANNet) can be trained to approximate this scalar energy function. For inverse dynamics, the network learns by minimizing the error between the analytical derivative of its scalar output (with respect to acceleration) and the true joint torques, a process enabled by automatic differentiation (see Fig. 1). For forward dynamics, the same trained network is repurposed without any modification. By embedding the learned energy landscape into an optimization objective, the system solves for the accelerations that satisfy the physical principle of least constraint at each time step. Our central hypothesis is that a neural network trained to solve inverse dynamics by learning the scalar Gibbs-Appell function encodes the complete dynamics—encompassing inertial, Coriolis, and gravitational terms—necessary and sufficient to solve forward dynamics. We test this hypothesis using a simulated double pendulum and show that the network, trained </w:t>
      </w:r>
      <w:r>
        <w:rPr>
          <w:rFonts w:ascii="Arial" w:eastAsia="Arial" w:hAnsi="Arial" w:cs="Arial"/>
          <w:color w:val="000000"/>
          <w:sz w:val="20"/>
          <w:szCs w:val="20"/>
        </w:rPr>
        <w:lastRenderedPageBreak/>
        <w:t>exclusively on inverse dynamics data, can accurately predict the system’s forward evolution faster than in real time. This work provides a first-principles basis for the unification of forward and inverse internal models within a single computational architecture.</w:t>
      </w:r>
    </w:p>
    <w:p w14:paraId="0000001B" w14:textId="77777777" w:rsidR="00F341AA" w:rsidRDefault="00000000">
      <w:pPr>
        <w:pBdr>
          <w:top w:val="nil"/>
          <w:left w:val="nil"/>
          <w:bottom w:val="nil"/>
          <w:right w:val="nil"/>
          <w:between w:val="nil"/>
        </w:pBdr>
        <w:spacing w:before="100" w:after="100" w:line="480" w:lineRule="auto"/>
        <w:jc w:val="center"/>
        <w:rPr>
          <w:rFonts w:ascii="Arial" w:eastAsia="Arial" w:hAnsi="Arial" w:cs="Arial"/>
          <w:color w:val="000000"/>
          <w:sz w:val="20"/>
          <w:szCs w:val="20"/>
        </w:rPr>
      </w:pPr>
      <w:r>
        <w:rPr>
          <w:rFonts w:ascii="Arial" w:eastAsia="Arial" w:hAnsi="Arial" w:cs="Arial"/>
          <w:noProof/>
          <w:color w:val="000000"/>
          <w:sz w:val="20"/>
          <w:szCs w:val="20"/>
        </w:rPr>
        <w:drawing>
          <wp:inline distT="0" distB="0" distL="0" distR="0" wp14:anchorId="64742FF8" wp14:editId="58611E33">
            <wp:extent cx="5410200" cy="3721100"/>
            <wp:effectExtent l="0" t="0" r="0" b="0"/>
            <wp:docPr id="1" name="image5.png" descr="Picture 5"/>
            <wp:cNvGraphicFramePr/>
            <a:graphic xmlns:a="http://schemas.openxmlformats.org/drawingml/2006/main">
              <a:graphicData uri="http://schemas.openxmlformats.org/drawingml/2006/picture">
                <pic:pic xmlns:pic="http://schemas.openxmlformats.org/drawingml/2006/picture">
                  <pic:nvPicPr>
                    <pic:cNvPr id="0" name="image5.png" descr="Picture 5"/>
                    <pic:cNvPicPr preferRelativeResize="0"/>
                  </pic:nvPicPr>
                  <pic:blipFill>
                    <a:blip r:embed="rId9"/>
                    <a:srcRect/>
                    <a:stretch>
                      <a:fillRect/>
                    </a:stretch>
                  </pic:blipFill>
                  <pic:spPr>
                    <a:xfrm>
                      <a:off x="0" y="0"/>
                      <a:ext cx="5410200" cy="3721100"/>
                    </a:xfrm>
                    <a:prstGeom prst="rect">
                      <a:avLst/>
                    </a:prstGeom>
                    <a:ln/>
                  </pic:spPr>
                </pic:pic>
              </a:graphicData>
            </a:graphic>
          </wp:inline>
        </w:drawing>
      </w:r>
    </w:p>
    <w:p w14:paraId="0000001C"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Fig. 1 | A single neural network trained to predict Appell function </w:t>
      </w:r>
      <m:oMath>
        <m:r>
          <w:rPr>
            <w:rFonts w:ascii="Cambria Math" w:eastAsia="Cambria Math" w:hAnsi="Cambria Math" w:cs="Cambria Math"/>
            <w:color w:val="000000"/>
            <w:sz w:val="18"/>
            <w:szCs w:val="18"/>
          </w:rPr>
          <m:t>S(q,</m:t>
        </m:r>
        <m:sSup>
          <m:sSupPr>
            <m:ctrlPr>
              <w:rPr>
                <w:rFonts w:ascii="Cambria Math" w:eastAsia="Cambria Math" w:hAnsi="Cambria Math" w:cs="Cambria Math"/>
                <w:i/>
                <w:iCs/>
                <w:color w:val="000000"/>
                <w:sz w:val="18"/>
                <w:szCs w:val="18"/>
              </w:rPr>
            </m:ctrlPr>
          </m:sSupPr>
          <m:e>
            <m:r>
              <w:rPr>
                <w:rFonts w:ascii="Cambria Math" w:eastAsia="Cambria Math" w:hAnsi="Cambria Math" w:cs="Cambria Math"/>
                <w:color w:val="000000"/>
                <w:sz w:val="18"/>
                <w:szCs w:val="18"/>
              </w:rPr>
              <m:t>q</m:t>
            </m:r>
          </m:e>
          <m:sup>
            <m:r>
              <w:rPr>
                <w:rFonts w:ascii="Cambria Math" w:eastAsia="Cambria Math" w:hAnsi="Cambria Math" w:cs="Cambria Math"/>
                <w:color w:val="000000"/>
                <w:sz w:val="18"/>
                <w:szCs w:val="18"/>
              </w:rPr>
              <m:t>˙</m:t>
            </m:r>
          </m:sup>
        </m:sSup>
        <m:r>
          <w:rPr>
            <w:rFonts w:ascii="Cambria Math" w:eastAsia="Cambria Math" w:hAnsi="Cambria Math" w:cs="Cambria Math"/>
            <w:color w:val="000000"/>
            <w:sz w:val="18"/>
            <w:szCs w:val="18"/>
          </w:rPr>
          <m:t>,</m:t>
        </m:r>
        <m:sSup>
          <m:sSupPr>
            <m:ctrlPr>
              <w:rPr>
                <w:rFonts w:ascii="Cambria Math" w:eastAsia="Cambria Math" w:hAnsi="Cambria Math" w:cs="Cambria Math"/>
                <w:i/>
                <w:iCs/>
                <w:color w:val="000000"/>
                <w:sz w:val="18"/>
                <w:szCs w:val="18"/>
              </w:rPr>
            </m:ctrlPr>
          </m:sSupPr>
          <m:e>
            <m:r>
              <w:rPr>
                <w:rFonts w:ascii="Cambria Math" w:eastAsia="Cambria Math" w:hAnsi="Cambria Math" w:cs="Cambria Math"/>
                <w:color w:val="000000"/>
                <w:sz w:val="18"/>
                <w:szCs w:val="18"/>
              </w:rPr>
              <m:t>q</m:t>
            </m:r>
          </m:e>
          <m:sup>
            <m:r>
              <w:rPr>
                <w:rFonts w:ascii="Cambria Math" w:eastAsia="Cambria Math" w:hAnsi="Cambria Math" w:cs="Cambria Math"/>
                <w:color w:val="000000"/>
                <w:sz w:val="18"/>
                <w:szCs w:val="18"/>
              </w:rPr>
              <m:t>¨</m:t>
            </m:r>
          </m:sup>
        </m:sSup>
        <m:r>
          <w:rPr>
            <w:rFonts w:ascii="Cambria Math" w:eastAsia="Cambria Math" w:hAnsi="Cambria Math" w:cs="Cambria Math"/>
            <w:color w:val="000000"/>
            <w:sz w:val="18"/>
            <w:szCs w:val="18"/>
          </w:rPr>
          <m:t>)</m:t>
        </m:r>
      </m:oMath>
      <w:r>
        <w:rPr>
          <w:rFonts w:ascii="Arial" w:eastAsia="Arial" w:hAnsi="Arial" w:cs="Arial"/>
          <w:b/>
          <w:bCs/>
          <w:color w:val="000000"/>
          <w:sz w:val="18"/>
          <w:szCs w:val="18"/>
        </w:rPr>
        <w:t xml:space="preserve"> is shared between the inverse and forward dynamics pipelines, eliminating the need to train problem-specific models.</w:t>
      </w:r>
    </w:p>
    <w:p w14:paraId="0000001D"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8"/>
          <w:szCs w:val="18"/>
        </w:rPr>
      </w:pPr>
      <w:bookmarkStart w:id="1" w:name="_heading=h.opkn3uaiofyo" w:colFirst="0" w:colLast="0"/>
      <w:bookmarkEnd w:id="1"/>
      <w:r>
        <w:rPr>
          <w:rFonts w:ascii="Arial" w:eastAsia="Arial" w:hAnsi="Arial" w:cs="Arial"/>
          <w:color w:val="000000"/>
          <w:sz w:val="18"/>
          <w:szCs w:val="18"/>
        </w:rPr>
        <w:t xml:space="preserve">Left: A network learns Appell function, </w:t>
      </w:r>
      <m:oMath>
        <m:r>
          <w:rPr>
            <w:rFonts w:ascii="Cambria Math" w:eastAsia="Cambria Math" w:hAnsi="Cambria Math" w:cs="Cambria Math"/>
            <w:color w:val="000000"/>
            <w:sz w:val="21"/>
            <w:szCs w:val="21"/>
          </w:rPr>
          <m:t>S(q,</m:t>
        </m:r>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m:t>
        </m:r>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m:t>
        </m:r>
      </m:oMath>
      <w:r>
        <w:rPr>
          <w:rFonts w:ascii="Arial" w:eastAsia="Arial" w:hAnsi="Arial" w:cs="Arial"/>
          <w:color w:val="000000"/>
          <w:sz w:val="18"/>
          <w:szCs w:val="18"/>
        </w:rPr>
        <w:t xml:space="preserve">, by minimizing the error between its analytical derivative and reference torques, </w:t>
      </w:r>
      <m:oMath>
        <m:sSup>
          <m:sSupPr>
            <m:ctrlPr>
              <w:rPr>
                <w:rFonts w:ascii="Cambria Math" w:eastAsia="Cambria Math" w:hAnsi="Cambria Math" w:cs="Cambria Math"/>
                <w:i/>
                <w:iCs/>
                <w:color w:val="000000"/>
                <w:sz w:val="21"/>
                <w:szCs w:val="21"/>
              </w:rPr>
            </m:ctrlPr>
          </m:sSupPr>
          <m:e>
            <m:r>
              <w:rPr>
                <w:rFonts w:ascii="Cambria Math" w:hAnsi="Cambria Math"/>
              </w:rPr>
              <m:t>τ</m:t>
            </m:r>
          </m:e>
          <m:sup>
            <m:r>
              <w:rPr>
                <w:rFonts w:ascii="Cambria Math" w:eastAsia="Cambria Math" w:hAnsi="Cambria Math" w:cs="Cambria Math"/>
                <w:color w:val="000000"/>
                <w:sz w:val="21"/>
                <w:szCs w:val="21"/>
              </w:rPr>
              <m:t>*</m:t>
            </m:r>
          </m:sup>
        </m:sSup>
      </m:oMath>
      <w:r>
        <w:rPr>
          <w:rFonts w:ascii="Arial" w:eastAsia="Arial" w:hAnsi="Arial" w:cs="Arial"/>
          <w:color w:val="000000"/>
          <w:sz w:val="18"/>
          <w:szCs w:val="18"/>
        </w:rPr>
        <w:t>. In the simulation phase, the forward pass evaluates the network to map kinematic states (</w:t>
      </w:r>
      <m:oMath>
        <m:r>
          <w:rPr>
            <w:rFonts w:ascii="Cambria Math" w:eastAsia="Cambria Math" w:hAnsi="Cambria Math" w:cs="Cambria Math"/>
            <w:color w:val="000000"/>
            <w:sz w:val="21"/>
            <w:szCs w:val="21"/>
          </w:rPr>
          <m:t>q,</m:t>
        </m:r>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oMath>
      <w:r>
        <w:rPr>
          <w:rFonts w:ascii="Arial" w:eastAsia="Arial" w:hAnsi="Arial" w:cs="Arial"/>
          <w:color w:val="000000"/>
          <w:sz w:val="18"/>
          <w:szCs w:val="18"/>
        </w:rPr>
        <w:t>) and accelerations (</w:t>
      </w:r>
      <m:oMath>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r>
          <w:rPr>
            <w:rFonts w:ascii="Cambria Math" w:eastAsia="Cambria Math" w:hAnsi="Cambria Math" w:cs="Cambria Math"/>
            <w:color w:val="000000"/>
            <w:sz w:val="21"/>
            <w:szCs w:val="21"/>
          </w:rPr>
          <m:t>)</m:t>
        </m:r>
      </m:oMath>
      <w:r>
        <w:rPr>
          <w:rFonts w:ascii="Arial" w:eastAsia="Arial" w:hAnsi="Arial" w:cs="Arial"/>
          <w:color w:val="000000"/>
          <w:sz w:val="18"/>
          <w:szCs w:val="18"/>
        </w:rPr>
        <w:t xml:space="preserve"> to the scalar </w:t>
      </w:r>
      <m:oMath>
        <m:r>
          <w:rPr>
            <w:rFonts w:ascii="Cambria Math" w:eastAsia="Cambria Math" w:hAnsi="Cambria Math" w:cs="Cambria Math"/>
            <w:color w:val="000000"/>
            <w:sz w:val="21"/>
            <w:szCs w:val="21"/>
          </w:rPr>
          <m:t>S</m:t>
        </m:r>
      </m:oMath>
      <w:r>
        <w:rPr>
          <w:rFonts w:ascii="Arial" w:eastAsia="Arial" w:hAnsi="Arial" w:cs="Arial"/>
          <w:color w:val="000000"/>
          <w:sz w:val="18"/>
          <w:szCs w:val="18"/>
        </w:rPr>
        <w:t>, while the backward pass computes torques (</w:t>
      </w:r>
      <m:oMath>
        <m:r>
          <w:rPr>
            <w:rFonts w:ascii="Cambria Math" w:hAnsi="Cambria Math"/>
          </w:rPr>
          <m:t>τ</m:t>
        </m:r>
      </m:oMath>
      <w:r>
        <w:rPr>
          <w:rFonts w:ascii="Arial" w:eastAsia="Arial" w:hAnsi="Arial" w:cs="Arial"/>
          <w:color w:val="000000"/>
          <w:sz w:val="18"/>
          <w:szCs w:val="18"/>
        </w:rPr>
        <w:t xml:space="preserve">) by extracting the derivative of </w:t>
      </w:r>
      <m:oMath>
        <m:r>
          <w:rPr>
            <w:rFonts w:ascii="Cambria Math" w:eastAsia="Cambria Math" w:hAnsi="Cambria Math" w:cs="Cambria Math"/>
            <w:color w:val="000000"/>
            <w:sz w:val="21"/>
            <w:szCs w:val="21"/>
          </w:rPr>
          <m:t>S</m:t>
        </m:r>
      </m:oMath>
      <w:r>
        <w:rPr>
          <w:rFonts w:ascii="Arial" w:eastAsia="Arial" w:hAnsi="Arial" w:cs="Arial"/>
          <w:color w:val="000000"/>
          <w:sz w:val="18"/>
          <w:szCs w:val="18"/>
        </w:rPr>
        <w:t xml:space="preserve"> with respect to acceleration (</w:t>
      </w:r>
      <m:oMath>
        <m:f>
          <m:fPr>
            <m:ctrlPr>
              <w:rPr>
                <w:rFonts w:ascii="Cambria Math" w:eastAsia="Cambria Math" w:hAnsi="Cambria Math" w:cs="Cambria Math"/>
                <w:i/>
                <w:iCs/>
                <w:color w:val="000000"/>
                <w:sz w:val="21"/>
                <w:szCs w:val="21"/>
              </w:rPr>
            </m:ctrlPr>
          </m:fPr>
          <m:num>
            <m:r>
              <w:rPr>
                <w:rFonts w:ascii="Cambria Math" w:hAnsi="Cambria Math"/>
              </w:rPr>
              <m:t>∂</m:t>
            </m:r>
            <m:r>
              <w:rPr>
                <w:rFonts w:ascii="Cambria Math" w:eastAsia="Cambria Math" w:hAnsi="Cambria Math" w:cs="Cambria Math"/>
                <w:color w:val="000000"/>
                <w:sz w:val="21"/>
                <w:szCs w:val="21"/>
              </w:rPr>
              <m:t>S</m:t>
            </m:r>
          </m:num>
          <m:den>
            <m:r>
              <w:rPr>
                <w:rFonts w:ascii="Cambria Math" w:eastAsia="Cambria Math" w:hAnsi="Cambria Math" w:cs="Cambria Math"/>
                <w:color w:val="000000"/>
                <w:sz w:val="21"/>
                <w:szCs w:val="21"/>
              </w:rPr>
              <m:t>∂</m:t>
            </m:r>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den>
        </m:f>
      </m:oMath>
      <w:r>
        <w:rPr>
          <w:rFonts w:ascii="Arial" w:eastAsia="Arial" w:hAnsi="Arial" w:cs="Arial"/>
          <w:color w:val="000000"/>
          <w:sz w:val="18"/>
          <w:szCs w:val="18"/>
        </w:rPr>
        <w:t xml:space="preserve">) via the Gibbs-Appell equation. Right: Optimization-based forward dynamics solver. A cost function, </w:t>
      </w:r>
      <m:oMath>
        <m:r>
          <w:rPr>
            <w:rFonts w:ascii="Cambria Math" w:eastAsia="Cambria Math" w:hAnsi="Cambria Math" w:cs="Cambria Math"/>
            <w:color w:val="000000"/>
            <w:sz w:val="21"/>
            <w:szCs w:val="21"/>
          </w:rPr>
          <m:t>J</m:t>
        </m:r>
        <m:d>
          <m:dPr>
            <m:ctrlPr>
              <w:rPr>
                <w:rFonts w:ascii="Cambria Math" w:eastAsia="Cambria Math" w:hAnsi="Cambria Math" w:cs="Cambria Math"/>
                <w:i/>
                <w:iCs/>
                <w:color w:val="000000"/>
                <w:sz w:val="21"/>
                <w:szCs w:val="21"/>
              </w:rPr>
            </m:ctrlPr>
          </m:dPr>
          <m:e>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e>
        </m:d>
      </m:oMath>
      <w:r>
        <w:rPr>
          <w:rFonts w:ascii="Arial" w:eastAsia="Arial" w:hAnsi="Arial" w:cs="Arial"/>
          <w:color w:val="000000"/>
          <w:sz w:val="18"/>
          <w:szCs w:val="18"/>
        </w:rPr>
        <w:t xml:space="preserve">, is formulated such that its unconstrained minimum analytically satisfies the Gibbs-Appell equation. To solve for acceleration, we isolate </w:t>
      </w:r>
      <m:oMath>
        <m:sSub>
          <m:sSubPr>
            <m:ctrlPr>
              <w:rPr>
                <w:rFonts w:ascii="Cambria Math" w:eastAsia="Cambria Math" w:hAnsi="Cambria Math" w:cs="Cambria Math"/>
                <w:i/>
                <w:iCs/>
                <w:color w:val="000000"/>
                <w:sz w:val="21"/>
                <w:szCs w:val="21"/>
              </w:rPr>
            </m:ctrlPr>
          </m:sSubPr>
          <m:e>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e>
          <m:sub>
            <m:r>
              <w:rPr>
                <w:rFonts w:ascii="Cambria Math" w:eastAsia="Cambria Math" w:hAnsi="Cambria Math" w:cs="Cambria Math"/>
                <w:color w:val="000000"/>
                <w:sz w:val="21"/>
                <w:szCs w:val="21"/>
              </w:rPr>
              <m:t>min</m:t>
            </m:r>
          </m:sub>
        </m:sSub>
      </m:oMath>
      <w:r>
        <w:rPr>
          <w:rFonts w:ascii="Arial" w:eastAsia="Arial" w:hAnsi="Arial" w:cs="Arial"/>
          <w:color w:val="000000"/>
          <w:sz w:val="18"/>
          <w:szCs w:val="18"/>
        </w:rPr>
        <w:t xml:space="preserve"> that minimizes cost </w:t>
      </w:r>
      <m:oMath>
        <m:r>
          <w:rPr>
            <w:rFonts w:ascii="Cambria Math" w:eastAsia="Cambria Math" w:hAnsi="Cambria Math" w:cs="Cambria Math"/>
            <w:color w:val="000000"/>
            <w:sz w:val="21"/>
            <w:szCs w:val="21"/>
          </w:rPr>
          <m:t>J</m:t>
        </m:r>
        <m:d>
          <m:dPr>
            <m:ctrlPr>
              <w:rPr>
                <w:rFonts w:ascii="Cambria Math" w:eastAsia="Cambria Math" w:hAnsi="Cambria Math" w:cs="Cambria Math"/>
                <w:i/>
                <w:iCs/>
                <w:color w:val="000000"/>
                <w:sz w:val="21"/>
                <w:szCs w:val="21"/>
              </w:rPr>
            </m:ctrlPr>
          </m:dPr>
          <m:e>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e>
        </m:d>
      </m:oMath>
      <w:r>
        <w:rPr>
          <w:rFonts w:ascii="Arial" w:eastAsia="Arial" w:hAnsi="Arial" w:cs="Arial"/>
          <w:color w:val="000000"/>
          <w:sz w:val="18"/>
          <w:szCs w:val="18"/>
        </w:rPr>
        <w:t>—using the learned energy landscape from the inverse step alongside a temporal regularization term—before integrating the resultant acceleration to advance the state variables forward in time (</w:t>
      </w:r>
      <m:oMath>
        <m:sSub>
          <m:sSubPr>
            <m:ctrlPr>
              <w:rPr>
                <w:rFonts w:ascii="Cambria Math" w:eastAsia="Cambria Math" w:hAnsi="Cambria Math" w:cs="Cambria Math"/>
                <w:i/>
                <w:iCs/>
                <w:color w:val="000000"/>
                <w:sz w:val="21"/>
                <w:szCs w:val="21"/>
              </w:rPr>
            </m:ctrlPr>
          </m:sSubPr>
          <m:e>
            <m:r>
              <w:rPr>
                <w:rFonts w:ascii="Cambria Math" w:eastAsia="Cambria Math" w:hAnsi="Cambria Math" w:cs="Cambria Math"/>
                <w:color w:val="000000"/>
                <w:sz w:val="21"/>
                <w:szCs w:val="21"/>
              </w:rPr>
              <m:t>q</m:t>
            </m:r>
          </m:e>
          <m:sub>
            <m:r>
              <w:rPr>
                <w:rFonts w:ascii="Cambria Math" w:eastAsia="Cambria Math" w:hAnsi="Cambria Math" w:cs="Cambria Math"/>
                <w:color w:val="000000"/>
                <w:sz w:val="21"/>
                <w:szCs w:val="21"/>
              </w:rPr>
              <m:t>t+∆t</m:t>
            </m:r>
          </m:sub>
        </m:sSub>
        <m:r>
          <w:rPr>
            <w:rFonts w:ascii="Cambria Math" w:eastAsia="Cambria Math" w:hAnsi="Cambria Math" w:cs="Cambria Math"/>
            <w:color w:val="000000"/>
            <w:sz w:val="21"/>
            <w:szCs w:val="21"/>
          </w:rPr>
          <m:t>,</m:t>
        </m:r>
        <m:sSub>
          <m:sSubPr>
            <m:ctrlPr>
              <w:rPr>
                <w:rFonts w:ascii="Cambria Math" w:eastAsia="Cambria Math" w:hAnsi="Cambria Math" w:cs="Cambria Math"/>
                <w:i/>
                <w:iCs/>
                <w:color w:val="000000"/>
                <w:sz w:val="21"/>
                <w:szCs w:val="21"/>
              </w:rPr>
            </m:ctrlPr>
          </m:sSubPr>
          <m:e>
            <m:sSup>
              <m:sSupPr>
                <m:ctrlPr>
                  <w:rPr>
                    <w:rFonts w:ascii="Cambria Math" w:eastAsia="Cambria Math" w:hAnsi="Cambria Math" w:cs="Cambria Math"/>
                    <w:i/>
                    <w:iCs/>
                    <w:color w:val="000000"/>
                    <w:sz w:val="21"/>
                    <w:szCs w:val="21"/>
                  </w:rPr>
                </m:ctrlPr>
              </m:sSupPr>
              <m:e>
                <m:r>
                  <w:rPr>
                    <w:rFonts w:ascii="Cambria Math" w:eastAsia="Cambria Math" w:hAnsi="Cambria Math" w:cs="Cambria Math"/>
                    <w:color w:val="000000"/>
                    <w:sz w:val="21"/>
                    <w:szCs w:val="21"/>
                  </w:rPr>
                  <m:t>q</m:t>
                </m:r>
              </m:e>
              <m:sup>
                <m:r>
                  <w:rPr>
                    <w:rFonts w:ascii="Cambria Math" w:eastAsia="Cambria Math" w:hAnsi="Cambria Math" w:cs="Cambria Math"/>
                    <w:color w:val="000000"/>
                    <w:sz w:val="21"/>
                    <w:szCs w:val="21"/>
                  </w:rPr>
                  <m:t>˙</m:t>
                </m:r>
              </m:sup>
            </m:sSup>
          </m:e>
          <m:sub>
            <m:r>
              <w:rPr>
                <w:rFonts w:ascii="Cambria Math" w:eastAsia="Cambria Math" w:hAnsi="Cambria Math" w:cs="Cambria Math"/>
                <w:color w:val="000000"/>
                <w:sz w:val="21"/>
                <w:szCs w:val="21"/>
              </w:rPr>
              <m:t>t+∆t</m:t>
            </m:r>
          </m:sub>
        </m:sSub>
        <m:r>
          <w:rPr>
            <w:rFonts w:ascii="Cambria Math" w:eastAsia="Cambria Math" w:hAnsi="Cambria Math" w:cs="Cambria Math"/>
            <w:color w:val="000000"/>
            <w:sz w:val="21"/>
            <w:szCs w:val="21"/>
          </w:rPr>
          <m:t>)</m:t>
        </m:r>
      </m:oMath>
      <w:r>
        <w:rPr>
          <w:rFonts w:ascii="Arial" w:eastAsia="Arial" w:hAnsi="Arial" w:cs="Arial"/>
          <w:color w:val="000000"/>
          <w:sz w:val="18"/>
          <w:szCs w:val="18"/>
        </w:rPr>
        <w:t>.</w:t>
      </w:r>
    </w:p>
    <w:p w14:paraId="0000001E" w14:textId="77777777" w:rsidR="00F341AA" w:rsidRDefault="00000000">
      <w:pPr>
        <w:pStyle w:val="Heading2"/>
        <w:spacing w:before="100" w:after="100"/>
      </w:pPr>
      <w:r>
        <w:lastRenderedPageBreak/>
        <w:t>Materials and Methods</w:t>
      </w:r>
    </w:p>
    <w:p w14:paraId="0000001F" w14:textId="77777777" w:rsidR="00F341AA" w:rsidRDefault="00000000">
      <w:pPr>
        <w:pStyle w:val="Heading3"/>
        <w:spacing w:before="100" w:after="100"/>
      </w:pPr>
      <w:r>
        <w:t>Analytical formulation of system dynamics</w:t>
      </w:r>
    </w:p>
    <w:p w14:paraId="00000020"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Analytical dynamics of the system were formulated using Gauss’s principle of least constraint</w:t>
      </w:r>
      <w:r>
        <w:rPr>
          <w:rFonts w:ascii="Arial" w:eastAsia="Arial" w:hAnsi="Arial" w:cs="Arial"/>
          <w:color w:val="000000"/>
          <w:sz w:val="20"/>
          <w:szCs w:val="20"/>
          <w:vertAlign w:val="superscript"/>
        </w:rPr>
        <w:t>48</w:t>
      </w:r>
      <w:r>
        <w:rPr>
          <w:rFonts w:ascii="Arial" w:eastAsia="Arial" w:hAnsi="Arial" w:cs="Arial"/>
          <w:color w:val="000000"/>
          <w:sz w:val="20"/>
          <w:szCs w:val="20"/>
        </w:rPr>
        <w:t xml:space="preserve">. According to this principle, a constrained mechanical system evolves so that its actual accelerations deviate as little as possible from the unconstrained accelerations produced by applied active forces. Mathematically, this is achieved by minimizing the mass-weighted constraint function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over the space of admissible accelerations:</w:t>
      </w:r>
    </w:p>
    <w:p w14:paraId="00000021"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Z=</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1</m:t>
              </m:r>
            </m:num>
            <m:den>
              <m:r>
                <w:rPr>
                  <w:rFonts w:ascii="Cambria Math" w:eastAsia="Cambria Math" w:hAnsi="Cambria Math" w:cs="Cambria Math"/>
                  <w:color w:val="000000"/>
                  <w:sz w:val="20"/>
                  <w:szCs w:val="20"/>
                </w:rPr>
                <m:t>2</m:t>
              </m:r>
            </m:den>
          </m:f>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i</m:t>
              </m:r>
            </m:sub>
          </m:sSub>
          <m:sSup>
            <m:sSupPr>
              <m:ctrlPr>
                <w:rPr>
                  <w:rFonts w:ascii="Cambria Math" w:eastAsia="Cambria Math" w:hAnsi="Cambria Math" w:cs="Cambria Math"/>
                  <w:i/>
                  <w:iCs/>
                  <w:color w:val="000000"/>
                  <w:sz w:val="20"/>
                  <w:szCs w:val="20"/>
                </w:rPr>
              </m:ctrlPr>
            </m:sSupPr>
            <m:e>
              <m:d>
                <m:dPr>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num>
                    <m:den>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i</m:t>
                          </m:r>
                        </m:sub>
                      </m:sSub>
                    </m:den>
                  </m:f>
                </m:e>
              </m:d>
            </m:e>
            <m:sup>
              <m:r>
                <w:rPr>
                  <w:rFonts w:ascii="Cambria Math" w:eastAsia="Cambria Math" w:hAnsi="Cambria Math" w:cs="Cambria Math"/>
                  <w:color w:val="000000"/>
                  <w:sz w:val="20"/>
                  <w:szCs w:val="20"/>
                </w:rPr>
                <m:t>2</m:t>
              </m:r>
            </m:sup>
          </m:sSup>
        </m:oMath>
      </m:oMathPara>
    </w:p>
    <w:p w14:paraId="00000022"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where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i</m:t>
            </m:r>
          </m:sub>
        </m:sSub>
      </m:oMath>
      <w:r>
        <w:rPr>
          <w:rFonts w:ascii="Arial" w:eastAsia="Arial" w:hAnsi="Arial" w:cs="Arial"/>
          <w:color w:val="000000"/>
          <w:sz w:val="20"/>
          <w:szCs w:val="20"/>
        </w:rPr>
        <w:t xml:space="preserve"> represents the mass of the </w:t>
      </w:r>
      <m:oMath>
        <m:r>
          <w:rPr>
            <w:rFonts w:ascii="Cambria Math" w:eastAsia="Cambria Math" w:hAnsi="Cambria Math" w:cs="Cambria Math"/>
            <w:color w:val="000000"/>
            <w:sz w:val="20"/>
            <w:szCs w:val="20"/>
          </w:rPr>
          <m:t>i</m:t>
        </m:r>
      </m:oMath>
      <w:r>
        <w:rPr>
          <w:rFonts w:ascii="Arial" w:eastAsia="Arial" w:hAnsi="Arial" w:cs="Arial"/>
          <w:color w:val="000000"/>
          <w:sz w:val="20"/>
          <w:szCs w:val="20"/>
        </w:rPr>
        <w:t xml:space="preserve">-th object,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oMath>
      <w:r>
        <w:rPr>
          <w:rFonts w:ascii="Arial" w:eastAsia="Arial" w:hAnsi="Arial" w:cs="Arial"/>
          <w:color w:val="000000"/>
          <w:sz w:val="20"/>
          <w:szCs w:val="20"/>
        </w:rPr>
        <w:t xml:space="preserve"> its actual acceleration,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oMath>
      <w:r>
        <w:rPr>
          <w:rFonts w:ascii="Arial" w:eastAsia="Arial" w:hAnsi="Arial" w:cs="Arial"/>
          <w:color w:val="000000"/>
          <w:sz w:val="20"/>
          <w:szCs w:val="20"/>
        </w:rPr>
        <w:t xml:space="preserve"> the applied active force. Expanding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separates the function into three components:</w:t>
      </w:r>
    </w:p>
    <w:p w14:paraId="00000023"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Z=</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1</m:t>
              </m:r>
            </m:num>
            <m:den>
              <m:r>
                <w:rPr>
                  <w:rFonts w:ascii="Cambria Math" w:eastAsia="Cambria Math" w:hAnsi="Cambria Math" w:cs="Cambria Math"/>
                  <w:color w:val="000000"/>
                  <w:sz w:val="20"/>
                  <w:szCs w:val="20"/>
                </w:rPr>
                <m:t>2</m:t>
              </m:r>
            </m:den>
          </m:f>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i</m:t>
              </m:r>
            </m:sub>
          </m:sSub>
          <m:sSup>
            <m:sSupPr>
              <m:ctrlPr>
                <w:rPr>
                  <w:rFonts w:ascii="Cambria Math" w:eastAsia="Cambria Math" w:hAnsi="Cambria Math" w:cs="Cambria Math"/>
                  <w:i/>
                  <w:iCs/>
                  <w:color w:val="000000"/>
                  <w:sz w:val="20"/>
                  <w:szCs w:val="20"/>
                </w:rPr>
              </m:ctrlPr>
            </m:sSupPr>
            <m:e>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e>
            <m:sup>
              <m:r>
                <w:rPr>
                  <w:rFonts w:ascii="Cambria Math" w:eastAsia="Cambria Math" w:hAnsi="Cambria Math" w:cs="Cambria Math"/>
                  <w:color w:val="000000"/>
                  <w:sz w:val="20"/>
                  <w:szCs w:val="20"/>
                </w:rPr>
                <m:t>2</m:t>
              </m:r>
            </m:sup>
          </m:sSup>
          <m:r>
            <w:rPr>
              <w:rFonts w:ascii="Cambria Math" w:eastAsia="Cambria Math" w:hAnsi="Cambria Math" w:cs="Cambria Math"/>
              <w:color w:val="000000"/>
              <w:sz w:val="20"/>
              <w:szCs w:val="20"/>
            </w:rPr>
            <m:t>-</m:t>
          </m:r>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1</m:t>
              </m:r>
            </m:num>
            <m:den>
              <m:r>
                <w:rPr>
                  <w:rFonts w:ascii="Cambria Math" w:eastAsia="Cambria Math" w:hAnsi="Cambria Math" w:cs="Cambria Math"/>
                  <w:color w:val="000000"/>
                  <w:sz w:val="20"/>
                  <w:szCs w:val="20"/>
                </w:rPr>
                <m:t>2</m:t>
              </m:r>
            </m:den>
          </m:f>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f>
            <m:fPr>
              <m:ctrlPr>
                <w:rPr>
                  <w:rFonts w:ascii="Cambria Math" w:eastAsia="Cambria Math" w:hAnsi="Cambria Math" w:cs="Cambria Math"/>
                  <w:i/>
                  <w:iCs/>
                  <w:color w:val="000000"/>
                  <w:sz w:val="20"/>
                  <w:szCs w:val="20"/>
                </w:rPr>
              </m:ctrlPr>
            </m:fPr>
            <m:num>
              <m:sSup>
                <m:sSupPr>
                  <m:ctrlPr>
                    <w:rPr>
                      <w:rFonts w:ascii="Cambria Math" w:eastAsia="Cambria Math" w:hAnsi="Cambria Math" w:cs="Cambria Math"/>
                      <w:i/>
                      <w:iCs/>
                      <w:color w:val="000000"/>
                      <w:sz w:val="20"/>
                      <w:szCs w:val="20"/>
                    </w:rPr>
                  </m:ctrlPr>
                </m:sSup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e>
                <m:sup>
                  <m:r>
                    <w:rPr>
                      <w:rFonts w:ascii="Cambria Math" w:eastAsia="Cambria Math" w:hAnsi="Cambria Math" w:cs="Cambria Math"/>
                      <w:color w:val="000000"/>
                      <w:sz w:val="20"/>
                      <w:szCs w:val="20"/>
                    </w:rPr>
                    <m:t>2</m:t>
                  </m:r>
                </m:sup>
              </m:sSup>
            </m:num>
            <m:den>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i</m:t>
                  </m:r>
                </m:sub>
              </m:sSub>
            </m:den>
          </m:f>
        </m:oMath>
      </m:oMathPara>
    </w:p>
    <w:p w14:paraId="0000002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The first term, which is quadratic in acceleration, constitutes the Appell acceleration energy </w:t>
      </w:r>
      <m:oMath>
        <m:r>
          <w:rPr>
            <w:rFonts w:ascii="Cambria Math" w:eastAsia="Cambria Math" w:hAnsi="Cambria Math" w:cs="Cambria Math"/>
            <w:color w:val="000000"/>
            <w:sz w:val="20"/>
            <w:szCs w:val="20"/>
          </w:rPr>
          <m:t>S</m:t>
        </m:r>
      </m:oMath>
      <w:r>
        <w:rPr>
          <w:rFonts w:ascii="Arial" w:eastAsia="Arial" w:hAnsi="Arial" w:cs="Arial"/>
          <w:color w:val="000000"/>
          <w:sz w:val="20"/>
          <w:szCs w:val="20"/>
          <w:vertAlign w:val="superscript"/>
        </w:rPr>
        <w:t>49,50</w:t>
      </w:r>
      <w:r>
        <w:rPr>
          <w:rFonts w:ascii="Arial" w:eastAsia="Arial" w:hAnsi="Arial" w:cs="Arial"/>
          <w:color w:val="000000"/>
          <w:sz w:val="20"/>
          <w:szCs w:val="20"/>
        </w:rPr>
        <w:t>. The second term is linear in acceleration, representing the work-like contribution of active forces. The third term depends solely on the system’s masses and the applied active forces (e.g., gravity). Because these applied forces are determined by the system’s current position and velocity rather than its instantaneous acceleration, this third term acts as a mathematical constant during the minimization process.</w:t>
      </w:r>
    </w:p>
    <w:p w14:paraId="00000025"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To find the minimum of the constraint function over the space of admissible accelerations,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must be minimized with respect to the system’s independent generalized accelerations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oMath>
      <w:r>
        <w:rPr>
          <w:rFonts w:ascii="Arial" w:eastAsia="Arial" w:hAnsi="Arial" w:cs="Arial"/>
          <w:color w:val="000000"/>
          <w:sz w:val="20"/>
          <w:szCs w:val="20"/>
        </w:rPr>
        <w:t xml:space="preserve">, where </w:t>
      </w:r>
      <m:oMath>
        <m:r>
          <w:rPr>
            <w:rFonts w:ascii="Cambria Math" w:eastAsia="Cambria Math" w:hAnsi="Cambria Math" w:cs="Cambria Math"/>
            <w:color w:val="000000"/>
            <w:sz w:val="20"/>
            <w:szCs w:val="20"/>
          </w:rPr>
          <m:t>j</m:t>
        </m:r>
      </m:oMath>
      <w:r>
        <w:rPr>
          <w:rFonts w:ascii="Arial" w:eastAsia="Arial" w:hAnsi="Arial" w:cs="Arial"/>
          <w:color w:val="000000"/>
          <w:sz w:val="20"/>
          <w:szCs w:val="20"/>
        </w:rPr>
        <w:t xml:space="preserve"> is the counter of the degrees of freedom. This requires setting the partial derivative of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with respect to each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oMath>
      <w:r>
        <w:rPr>
          <w:rFonts w:ascii="Arial" w:eastAsia="Arial" w:hAnsi="Arial" w:cs="Arial"/>
          <w:color w:val="000000"/>
          <w:sz w:val="20"/>
          <w:szCs w:val="20"/>
        </w:rPr>
        <w:t xml:space="preserve"> to zero:</w:t>
      </w:r>
    </w:p>
    <w:p w14:paraId="00000026"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Z</m:t>
              </m:r>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=0</m:t>
          </m:r>
        </m:oMath>
      </m:oMathPara>
    </w:p>
    <w:p w14:paraId="0000002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Because the third term in the expansion of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is a constant with respect to </w:t>
      </w:r>
      <m:oMath>
        <m:r>
          <w:rPr>
            <w:rFonts w:ascii="Cambria Math" w:hAnsi="Cambria Math"/>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oMath>
      <w:r>
        <w:rPr>
          <w:rFonts w:ascii="Arial" w:eastAsia="Arial" w:hAnsi="Arial" w:cs="Arial"/>
          <w:color w:val="000000"/>
          <w:sz w:val="20"/>
          <w:szCs w:val="20"/>
        </w:rPr>
        <w:t xml:space="preserve">, its derivative vanishes. Therefore, minimizing </w:t>
      </w:r>
      <m:oMath>
        <m:r>
          <w:rPr>
            <w:rFonts w:ascii="Cambria Math" w:eastAsia="Cambria Math" w:hAnsi="Cambria Math" w:cs="Cambria Math"/>
            <w:color w:val="000000"/>
            <w:sz w:val="20"/>
            <w:szCs w:val="20"/>
          </w:rPr>
          <m:t>Z</m:t>
        </m:r>
      </m:oMath>
      <w:r>
        <w:rPr>
          <w:rFonts w:ascii="Arial" w:eastAsia="Arial" w:hAnsi="Arial" w:cs="Arial"/>
          <w:color w:val="000000"/>
          <w:sz w:val="20"/>
          <w:szCs w:val="20"/>
        </w:rPr>
        <w:t xml:space="preserve"> is equivalent to minimizing </w:t>
      </w:r>
      <m:oMath>
        <m:r>
          <w:rPr>
            <w:rFonts w:ascii="Cambria Math" w:eastAsia="Cambria Math" w:hAnsi="Cambria Math" w:cs="Cambria Math"/>
            <w:color w:val="000000"/>
            <w:sz w:val="20"/>
            <w:szCs w:val="20"/>
          </w:rPr>
          <m:t>S</m:t>
        </m:r>
      </m:oMath>
      <w:r>
        <w:rPr>
          <w:rFonts w:ascii="Arial" w:eastAsia="Arial" w:hAnsi="Arial" w:cs="Arial"/>
          <w:color w:val="000000"/>
          <w:sz w:val="20"/>
          <w:szCs w:val="20"/>
        </w:rPr>
        <w:t>, and the condition becomes:</w:t>
      </w:r>
    </w:p>
    <w:p w14:paraId="00000028"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S</m:t>
              </m:r>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m:t>
          </m:r>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=0</m:t>
          </m:r>
        </m:oMath>
      </m:oMathPara>
    </w:p>
    <w:p w14:paraId="0000002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lastRenderedPageBreak/>
        <w:t xml:space="preserve">To evaluate the remaining sum, we apply the fundamental kinematic identity that relates Cartesian accelerations to generalized coordinates (a.k.a. ‘cancellation of dots’): </w:t>
      </w:r>
      <m:oMath>
        <m:f>
          <m:fPr>
            <m:ctrlPr>
              <w:rPr>
                <w:rFonts w:ascii="Cambria Math" w:hAnsi="Cambria Math"/>
              </w:rPr>
            </m:ctrlPr>
          </m:fPr>
          <m:num>
            <m:r>
              <w:rPr>
                <w:rFonts w:ascii="Cambria Math" w:hAnsi="Cambria Math"/>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r</m:t>
                </m:r>
              </m:e>
              <m:sub>
                <m:r>
                  <w:rPr>
                    <w:rFonts w:ascii="Cambria Math" w:eastAsia="Cambria Math" w:hAnsi="Cambria Math" w:cs="Cambria Math"/>
                    <w:color w:val="000000"/>
                    <w:sz w:val="20"/>
                    <w:szCs w:val="20"/>
                  </w:rPr>
                  <m:t>i</m:t>
                </m:r>
              </m:sub>
            </m:sSub>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j</m:t>
                </m:r>
              </m:sub>
            </m:sSub>
          </m:den>
        </m:f>
      </m:oMath>
      <w:r>
        <w:rPr>
          <w:rFonts w:ascii="Arial" w:eastAsia="Arial" w:hAnsi="Arial" w:cs="Arial"/>
          <w:color w:val="000000"/>
          <w:sz w:val="20"/>
          <w:szCs w:val="20"/>
        </w:rPr>
        <w:t>. Substituting this identity into the minimization condition gives:</w:t>
      </w:r>
    </w:p>
    <w:p w14:paraId="0000002A"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S</m:t>
              </m:r>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m:t>
          </m:r>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i</m:t>
              </m:r>
            </m:sub>
            <m:sup/>
            <m:e/>
          </m:nary>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i</m:t>
              </m:r>
            </m:sub>
          </m:sSub>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r</m:t>
                  </m:r>
                </m:e>
                <m:sub>
                  <m:r>
                    <w:rPr>
                      <w:rFonts w:ascii="Cambria Math" w:eastAsia="Cambria Math" w:hAnsi="Cambria Math" w:cs="Cambria Math"/>
                      <w:color w:val="000000"/>
                      <w:sz w:val="20"/>
                      <w:szCs w:val="20"/>
                    </w:rPr>
                    <m:t>i</m:t>
                  </m:r>
                </m:sub>
              </m:sSub>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j</m:t>
                  </m:r>
                </m:sub>
              </m:sSub>
            </m:den>
          </m:f>
        </m:oMath>
      </m:oMathPara>
    </w:p>
    <w:p w14:paraId="0000002B"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By definition, the right side of this expression constitutes the generalized active force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j</m:t>
            </m:r>
          </m:sub>
        </m:sSub>
      </m:oMath>
      <w:r>
        <w:rPr>
          <w:rFonts w:ascii="Arial" w:eastAsia="Arial" w:hAnsi="Arial" w:cs="Arial"/>
          <w:color w:val="000000"/>
          <w:sz w:val="20"/>
          <w:szCs w:val="20"/>
        </w:rPr>
        <w:t>. Substituting this yields the final Gibbs-Appell equations of motion</w:t>
      </w:r>
      <w:r>
        <w:rPr>
          <w:rFonts w:ascii="Arial" w:eastAsia="Arial" w:hAnsi="Arial" w:cs="Arial"/>
          <w:color w:val="000000"/>
          <w:sz w:val="20"/>
          <w:szCs w:val="20"/>
          <w:vertAlign w:val="superscript"/>
        </w:rPr>
        <w:t>51</w:t>
      </w:r>
      <w:r>
        <w:rPr>
          <w:rFonts w:ascii="Arial" w:eastAsia="Arial" w:hAnsi="Arial" w:cs="Arial"/>
          <w:color w:val="000000"/>
          <w:sz w:val="20"/>
          <w:szCs w:val="20"/>
        </w:rPr>
        <w:t>:</w:t>
      </w:r>
    </w:p>
    <w:p w14:paraId="0000002C"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S</m:t>
              </m:r>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j</m:t>
              </m:r>
            </m:sub>
          </m:sSub>
        </m:oMath>
      </m:oMathPara>
    </w:p>
    <w:p w14:paraId="0000002D" w14:textId="77777777" w:rsidR="00F341AA" w:rsidRDefault="00000000">
      <w:pPr>
        <w:pStyle w:val="Heading3"/>
        <w:spacing w:before="100" w:after="100"/>
      </w:pPr>
      <w:r>
        <w:t>Derivation of the double pendulum dynamics</w:t>
      </w:r>
    </w:p>
    <w:p w14:paraId="0000002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We applied analytical derivations from above to model the dynamics of a double pendulum, representing it as two lumped point masses,</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1</m:t>
            </m:r>
          </m:sub>
        </m:sSub>
      </m:oMath>
      <w:r>
        <w:rPr>
          <w:rFonts w:ascii="Arial" w:eastAsia="Arial" w:hAnsi="Arial" w:cs="Arial"/>
          <w:color w:val="000000"/>
          <w:sz w:val="20"/>
          <w:szCs w:val="20"/>
        </w:rPr>
        <w:t xml:space="preserve">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2</m:t>
            </m:r>
          </m:sub>
        </m:sSub>
      </m:oMath>
      <w:r>
        <w:rPr>
          <w:rFonts w:ascii="Arial" w:eastAsia="Arial" w:hAnsi="Arial" w:cs="Arial"/>
          <w:color w:val="000000"/>
          <w:sz w:val="20"/>
          <w:szCs w:val="20"/>
        </w:rPr>
        <w:t xml:space="preserve">, within an inertial Cartesian frame. The physical connections between these masses (specifically, the rigid pendulum links of lengths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l</m:t>
            </m:r>
          </m:e>
          <m:sub>
            <m:r>
              <w:rPr>
                <w:rFonts w:ascii="Cambria Math" w:eastAsia="Cambria Math" w:hAnsi="Cambria Math" w:cs="Cambria Math"/>
                <w:color w:val="000000"/>
                <w:sz w:val="20"/>
                <w:szCs w:val="20"/>
              </w:rPr>
              <m:t>1</m:t>
            </m:r>
          </m:sub>
        </m:sSub>
      </m:oMath>
      <w:r>
        <w:rPr>
          <w:rFonts w:ascii="Arial" w:eastAsia="Arial" w:hAnsi="Arial" w:cs="Arial"/>
          <w:color w:val="000000"/>
          <w:sz w:val="20"/>
          <w:szCs w:val="20"/>
        </w:rPr>
        <w:t xml:space="preserve">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l</m:t>
            </m:r>
          </m:e>
          <m:sub>
            <m:r>
              <w:rPr>
                <w:rFonts w:ascii="Cambria Math" w:eastAsia="Cambria Math" w:hAnsi="Cambria Math" w:cs="Cambria Math"/>
                <w:color w:val="000000"/>
                <w:sz w:val="20"/>
                <w:szCs w:val="20"/>
              </w:rPr>
              <m:t>2</m:t>
            </m:r>
          </m:sub>
        </m:sSub>
      </m:oMath>
      <w:r>
        <w:rPr>
          <w:rFonts w:ascii="Arial" w:eastAsia="Arial" w:hAnsi="Arial" w:cs="Arial"/>
          <w:color w:val="000000"/>
          <w:sz w:val="20"/>
          <w:szCs w:val="20"/>
        </w:rPr>
        <w:t xml:space="preserve">) act as holonomic constraints that restrict the system’s motion. If we were to track the masses using Cartesian coordinates, we would have to solve a complex system of differential-algebraic equations to continuously enforce these fixed link lengths at every time step. Instead, we parameterized the system using a minimal set of independent generalized coordinates, </w:t>
      </w:r>
      <m:oMath>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d>
              <m:dPr>
                <m:begChr m:val="["/>
                <m:endChr m:val="]"/>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2</m:t>
                    </m:r>
                  </m:sub>
                </m:sSub>
              </m:e>
            </m:d>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corresponding to the joint angles. Because these angles entirely define the system’s configuration, a forward kinematic mapping from </w:t>
      </w:r>
      <m:oMath>
        <m:r>
          <w:rPr>
            <w:rFonts w:ascii="Cambria Math" w:eastAsia="Cambria Math" w:hAnsi="Cambria Math" w:cs="Cambria Math"/>
            <w:color w:val="000000"/>
            <w:sz w:val="20"/>
            <w:szCs w:val="20"/>
          </w:rPr>
          <m:t>q</m:t>
        </m:r>
      </m:oMath>
      <w:r>
        <w:rPr>
          <w:rFonts w:ascii="Arial" w:eastAsia="Arial" w:hAnsi="Arial" w:cs="Arial"/>
          <w:color w:val="000000"/>
          <w:sz w:val="20"/>
          <w:szCs w:val="20"/>
        </w:rPr>
        <w:t xml:space="preserve"> to the Cartesian position vectors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r</m:t>
            </m:r>
          </m:e>
          <m:sub>
            <m:r>
              <w:rPr>
                <w:rFonts w:ascii="Cambria Math" w:eastAsia="Cambria Math" w:hAnsi="Cambria Math" w:cs="Cambria Math"/>
                <w:color w:val="000000"/>
                <w:sz w:val="20"/>
                <w:szCs w:val="20"/>
              </w:rPr>
              <m:t>i</m:t>
            </m:r>
          </m:sub>
        </m:sSub>
      </m:oMath>
      <w:r>
        <w:rPr>
          <w:rFonts w:ascii="Arial" w:eastAsia="Arial" w:hAnsi="Arial" w:cs="Arial"/>
          <w:color w:val="000000"/>
          <w:sz w:val="20"/>
          <w:szCs w:val="20"/>
        </w:rPr>
        <w:t xml:space="preserve"> intrinsically satisfies the geometric constraints.</w:t>
      </w:r>
    </w:p>
    <w:p w14:paraId="0000002F"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Next, taking the second time derivative of these position vectors yielded the Cartesian accelerations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i</m:t>
            </m:r>
          </m:sub>
        </m:sSub>
      </m:oMath>
      <w:r>
        <w:rPr>
          <w:rFonts w:ascii="Arial" w:eastAsia="Arial" w:hAnsi="Arial" w:cs="Arial"/>
          <w:color w:val="000000"/>
          <w:sz w:val="20"/>
          <w:szCs w:val="20"/>
        </w:rPr>
        <w:t xml:space="preserve"> as explicit functions of the system’s joint angles, velocities, and accelerations (</w:t>
      </w:r>
      <m:oMath>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The Appell acceleration energy </w:t>
      </w:r>
      <m:oMath>
        <m:r>
          <w:rPr>
            <w:rFonts w:ascii="Cambria Math" w:eastAsia="Cambria Math" w:hAnsi="Cambria Math" w:cs="Cambria Math"/>
            <w:color w:val="000000"/>
            <w:sz w:val="20"/>
            <w:szCs w:val="20"/>
          </w:rPr>
          <m:t>S</m:t>
        </m:r>
      </m:oMath>
      <w:r>
        <w:rPr>
          <w:rFonts w:ascii="Arial" w:eastAsia="Arial" w:hAnsi="Arial" w:cs="Arial"/>
          <w:color w:val="000000"/>
          <w:sz w:val="20"/>
          <w:szCs w:val="20"/>
        </w:rPr>
        <w:t xml:space="preserve"> was then constructed as half the mass-weighted sum of the squared Cartesian accelerations:</w:t>
      </w:r>
    </w:p>
    <w:p w14:paraId="00000030"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S=</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1</m:t>
              </m:r>
            </m:num>
            <m:den>
              <m:r>
                <w:rPr>
                  <w:rFonts w:ascii="Cambria Math" w:eastAsia="Cambria Math" w:hAnsi="Cambria Math" w:cs="Cambria Math"/>
                  <w:color w:val="000000"/>
                  <w:sz w:val="20"/>
                  <w:szCs w:val="20"/>
                </w:rPr>
                <m:t>2</m:t>
              </m:r>
            </m:den>
          </m:f>
          <m:d>
            <m:dPr>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1</m:t>
                  </m:r>
                </m:sub>
              </m:sSub>
              <m:sSubSup>
                <m:sSubSupPr>
                  <m:ctrlPr>
                    <w:rPr>
                      <w:rFonts w:ascii="Cambria Math" w:eastAsia="Cambria Math" w:hAnsi="Cambria Math" w:cs="Cambria Math"/>
                      <w:i/>
                      <w:iCs/>
                      <w:color w:val="000000"/>
                      <w:sz w:val="20"/>
                      <w:szCs w:val="20"/>
                    </w:rPr>
                  </m:ctrlPr>
                </m:sSubSup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1</m:t>
                  </m:r>
                </m:sub>
                <m:sup>
                  <m:r>
                    <w:rPr>
                      <w:rFonts w:ascii="Cambria Math" w:eastAsia="Cambria Math" w:hAnsi="Cambria Math" w:cs="Cambria Math"/>
                      <w:color w:val="000000"/>
                      <w:sz w:val="20"/>
                      <w:szCs w:val="20"/>
                    </w:rPr>
                    <m:t>2</m:t>
                  </m:r>
                </m:sup>
              </m:sSubSup>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2</m:t>
                  </m:r>
                </m:sub>
              </m:sSub>
              <m:sSubSup>
                <m:sSubSupPr>
                  <m:ctrlPr>
                    <w:rPr>
                      <w:rFonts w:ascii="Cambria Math" w:eastAsia="Cambria Math" w:hAnsi="Cambria Math" w:cs="Cambria Math"/>
                      <w:i/>
                      <w:iCs/>
                      <w:color w:val="000000"/>
                      <w:sz w:val="20"/>
                      <w:szCs w:val="20"/>
                    </w:rPr>
                  </m:ctrlPr>
                </m:sSubSup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2</m:t>
                  </m:r>
                </m:sub>
                <m:sup>
                  <m:r>
                    <w:rPr>
                      <w:rFonts w:ascii="Cambria Math" w:eastAsia="Cambria Math" w:hAnsi="Cambria Math" w:cs="Cambria Math"/>
                      <w:color w:val="000000"/>
                      <w:sz w:val="20"/>
                      <w:szCs w:val="20"/>
                    </w:rPr>
                    <m:t>2</m:t>
                  </m:r>
                </m:sup>
              </m:sSubSup>
            </m:e>
          </m:d>
        </m:oMath>
      </m:oMathPara>
    </w:p>
    <w:p w14:paraId="00000031"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Because the system evolved solely under the influence of gravity, the active generalized forces driving the motion corresponded exclusively to the gravitational joint torques, </w:t>
      </w:r>
      <m:oMath>
        <m:sSub>
          <m:sSubPr>
            <m:ctrlPr>
              <w:rPr>
                <w:rFonts w:ascii="Cambria Math" w:eastAsia="Cambria Math" w:hAnsi="Cambria Math" w:cs="Cambria Math"/>
                <w:i/>
                <w:iCs/>
                <w:color w:val="000000"/>
                <w:sz w:val="20"/>
                <w:szCs w:val="20"/>
              </w:rPr>
            </m:ctrlPr>
          </m:sSubPr>
          <m:e>
            <m:r>
              <w:rPr>
                <w:rFonts w:ascii="Cambria Math" w:hAnsi="Cambria Math"/>
              </w:rPr>
              <m:t>τ</m:t>
            </m:r>
          </m:e>
          <m:sub>
            <m:r>
              <w:rPr>
                <w:rFonts w:ascii="Cambria Math" w:eastAsia="Cambria Math" w:hAnsi="Cambria Math" w:cs="Cambria Math"/>
                <w:color w:val="000000"/>
                <w:sz w:val="20"/>
                <w:szCs w:val="20"/>
              </w:rPr>
              <m:t>j</m:t>
            </m:r>
          </m:sub>
        </m:sSub>
        <m:r>
          <w:rPr>
            <w:rFonts w:ascii="Cambria Math" w:eastAsia="Cambria Math" w:hAnsi="Cambria Math" w:cs="Cambria Math"/>
            <w:color w:val="000000"/>
            <w:sz w:val="20"/>
            <w:szCs w:val="20"/>
          </w:rPr>
          <m:t>≡-G(</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j</m:t>
            </m:r>
          </m:sub>
        </m:sSub>
        <m:r>
          <w:rPr>
            <w:rFonts w:ascii="Cambria Math" w:eastAsia="Cambria Math" w:hAnsi="Cambria Math" w:cs="Cambria Math"/>
            <w:color w:val="000000"/>
            <w:sz w:val="20"/>
            <w:szCs w:val="20"/>
          </w:rPr>
          <m:t>)</m:t>
        </m:r>
      </m:oMath>
      <w:r>
        <w:rPr>
          <w:rFonts w:ascii="Arial" w:eastAsia="Arial" w:hAnsi="Arial" w:cs="Arial"/>
          <w:color w:val="000000"/>
          <w:sz w:val="20"/>
          <w:szCs w:val="20"/>
        </w:rPr>
        <w:t>. As dictated by the Gibbs-Appell formulation</w:t>
      </w:r>
      <w:r>
        <w:rPr>
          <w:rFonts w:ascii="Arial" w:eastAsia="Arial" w:hAnsi="Arial" w:cs="Arial"/>
          <w:color w:val="000000"/>
          <w:sz w:val="20"/>
          <w:szCs w:val="20"/>
          <w:vertAlign w:val="superscript"/>
        </w:rPr>
        <w:t>52</w:t>
      </w:r>
      <w:r>
        <w:rPr>
          <w:rFonts w:ascii="Arial" w:eastAsia="Arial" w:hAnsi="Arial" w:cs="Arial"/>
          <w:color w:val="000000"/>
          <w:sz w:val="20"/>
          <w:szCs w:val="20"/>
        </w:rPr>
        <w:t xml:space="preserve">, the physical system balances these active forces against the partial derivatives of the </w:t>
      </w:r>
      <w:r>
        <w:rPr>
          <w:rFonts w:ascii="Arial" w:eastAsia="Arial" w:hAnsi="Arial" w:cs="Arial"/>
          <w:color w:val="000000"/>
          <w:sz w:val="20"/>
          <w:szCs w:val="20"/>
        </w:rPr>
        <w:lastRenderedPageBreak/>
        <w:t>acceleration energy with respect to the generalized accelerations. Equating these terms yields the final equations of motion:</w:t>
      </w:r>
    </w:p>
    <w:p w14:paraId="00000032"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S</m:t>
              </m:r>
            </m:num>
            <m:den>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j</m:t>
                  </m:r>
                </m:sub>
              </m:sSub>
            </m:den>
          </m:f>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τ</m:t>
              </m:r>
            </m:e>
            <m:sub>
              <m:r>
                <w:rPr>
                  <w:rFonts w:ascii="Cambria Math" w:eastAsia="Cambria Math" w:hAnsi="Cambria Math" w:cs="Cambria Math"/>
                  <w:color w:val="000000"/>
                  <w:sz w:val="20"/>
                  <w:szCs w:val="20"/>
                </w:rPr>
                <m:t>j</m:t>
              </m:r>
            </m:sub>
          </m:sSub>
        </m:oMath>
      </m:oMathPara>
    </w:p>
    <w:p w14:paraId="00000033"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Numerically integrating these ordinary differential equations generated the time-series datasets required for subsequent network training, testing, and validation.</w:t>
      </w:r>
    </w:p>
    <w:p w14:paraId="00000034" w14:textId="77777777" w:rsidR="00F341AA" w:rsidRDefault="00000000">
      <w:pPr>
        <w:pStyle w:val="Heading3"/>
        <w:spacing w:before="100" w:after="100"/>
      </w:pPr>
      <w:r>
        <w:t>Synthetic data generation and standardization</w:t>
      </w:r>
    </w:p>
    <w:p w14:paraId="00000035"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sdt>
        <w:sdtPr>
          <w:tag w:val="goog_rdk_0"/>
          <w:id w:val="-1705947805"/>
        </w:sdtPr>
        <w:sdtContent>
          <w:commentRangeStart w:id="2"/>
          <w:commentRangeStart w:id="3"/>
        </w:sdtContent>
      </w:sdt>
      <w:r>
        <w:rPr>
          <w:rFonts w:ascii="Arial" w:eastAsia="Arial" w:hAnsi="Arial" w:cs="Arial"/>
          <w:color w:val="000000"/>
          <w:sz w:val="20"/>
          <w:szCs w:val="20"/>
        </w:rPr>
        <w:t>To generate the training dataset, we sampled kinematic states from uniform distributions: j</w:t>
      </w:r>
      <w:commentRangeEnd w:id="2"/>
      <w:r>
        <w:rPr>
          <w:rStyle w:val="CommentReference"/>
          <w:rFonts w:ascii="Arial" w:eastAsia="Arial" w:hAnsi="Arial" w:cs="Arial"/>
          <w:color w:val="000000"/>
          <w:sz w:val="20"/>
          <w:szCs w:val="20"/>
        </w:rPr>
        <w:commentReference w:id="2"/>
      </w:r>
      <w:commentRangeEnd w:id="3"/>
      <w:r w:rsidR="00F97884">
        <w:rPr>
          <w:rStyle w:val="CommentReference"/>
          <w:rFonts w:ascii="Arial" w:eastAsia="Arial" w:hAnsi="Arial" w:cs="Arial"/>
          <w:color w:val="000000"/>
          <w:sz w:val="20"/>
          <w:szCs w:val="20"/>
        </w:rPr>
        <w:commentReference w:id="3"/>
      </w:r>
      <w:r>
        <w:rPr>
          <w:rFonts w:ascii="Arial" w:eastAsia="Arial" w:hAnsi="Arial" w:cs="Arial"/>
          <w:color w:val="000000"/>
          <w:sz w:val="20"/>
          <w:szCs w:val="20"/>
        </w:rPr>
        <w:t xml:space="preserve">oint angles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q</m:t>
            </m:r>
          </m:e>
          <m:sub>
            <m:r>
              <w:rPr>
                <w:rFonts w:ascii="Cambria Math" w:eastAsia="Cambria Math" w:hAnsi="Cambria Math" w:cs="Cambria Math"/>
                <w:color w:val="000000"/>
              </w:rPr>
              <m:t>j</m:t>
            </m:r>
          </m:sub>
        </m:sSub>
        <m:r>
          <w:rPr>
            <w:rFonts w:ascii="Cambria Math" w:eastAsia="Cambria Math" w:hAnsi="Cambria Math" w:cs="Cambria Math"/>
            <w:color w:val="000000"/>
          </w:rPr>
          <m:t>∈[-π/2,π/2]</m:t>
        </m:r>
      </m:oMath>
      <w:r>
        <w:rPr>
          <w:rFonts w:ascii="Arial" w:eastAsia="Arial" w:hAnsi="Arial" w:cs="Arial"/>
          <w:color w:val="000000"/>
          <w:sz w:val="20"/>
          <w:szCs w:val="20"/>
        </w:rPr>
        <w:t xml:space="preserve"> rad​, velocities </w:t>
      </w:r>
      <m:oMath>
        <m:sSub>
          <m:sSubPr>
            <m:ctrlPr>
              <w:rPr>
                <w:rFonts w:ascii="Cambria Math" w:eastAsia="Cambria Math" w:hAnsi="Cambria Math" w:cs="Cambria Math"/>
                <w:i/>
                <w:iCs/>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e>
          <m:sub>
            <m:r>
              <w:rPr>
                <w:rFonts w:ascii="Cambria Math" w:eastAsia="Cambria Math" w:hAnsi="Cambria Math" w:cs="Cambria Math"/>
                <w:color w:val="000000"/>
              </w:rPr>
              <m:t>j</m:t>
            </m:r>
          </m:sub>
        </m:sSub>
        <m:r>
          <w:rPr>
            <w:rFonts w:ascii="Cambria Math" w:eastAsia="Cambria Math" w:hAnsi="Cambria Math" w:cs="Cambria Math"/>
            <w:color w:val="000000"/>
          </w:rPr>
          <m:t>∈[-5,5]</m:t>
        </m:r>
      </m:oMath>
      <w:r>
        <w:rPr>
          <w:rFonts w:ascii="Arial" w:eastAsia="Arial" w:hAnsi="Arial" w:cs="Arial"/>
          <w:color w:val="000000"/>
          <w:sz w:val="20"/>
          <w:szCs w:val="20"/>
        </w:rPr>
        <w:t xml:space="preserve"> rad/s, and accelerations </w:t>
      </w:r>
      <m:oMath>
        <m:sSub>
          <m:sSubPr>
            <m:ctrlPr>
              <w:rPr>
                <w:rFonts w:ascii="Cambria Math" w:eastAsia="Cambria Math" w:hAnsi="Cambria Math" w:cs="Cambria Math"/>
                <w:i/>
                <w:iCs/>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e>
          <m:sub>
            <m:r>
              <w:rPr>
                <w:rFonts w:ascii="Cambria Math" w:eastAsia="Cambria Math" w:hAnsi="Cambria Math" w:cs="Cambria Math"/>
                <w:color w:val="000000"/>
              </w:rPr>
              <m:t>j</m:t>
            </m:r>
          </m:sub>
        </m:sSub>
        <m:r>
          <w:rPr>
            <w:rFonts w:ascii="Cambria Math" w:eastAsia="Cambria Math" w:hAnsi="Cambria Math" w:cs="Cambria Math"/>
            <w:color w:val="000000"/>
          </w:rPr>
          <m:t>∈[-20,20]</m:t>
        </m:r>
      </m:oMath>
      <w:r>
        <w:rPr>
          <w:rFonts w:ascii="Arial" w:eastAsia="Arial" w:hAnsi="Arial" w:cs="Arial"/>
          <w:color w:val="000000"/>
          <w:sz w:val="20"/>
          <w:szCs w:val="20"/>
        </w:rPr>
        <w:t xml:space="preserve"> rad/s</w:t>
      </w:r>
      <w:r>
        <w:rPr>
          <w:rFonts w:ascii="Arial" w:eastAsia="Arial" w:hAnsi="Arial" w:cs="Arial"/>
          <w:color w:val="000000"/>
          <w:sz w:val="20"/>
          <w:szCs w:val="20"/>
          <w:vertAlign w:val="superscript"/>
        </w:rPr>
        <w:t>2</w:t>
      </w:r>
      <w:r>
        <w:rPr>
          <w:rFonts w:ascii="Arial" w:eastAsia="Arial" w:hAnsi="Arial" w:cs="Arial"/>
          <w:color w:val="000000"/>
          <w:sz w:val="20"/>
          <w:szCs w:val="20"/>
        </w:rPr>
        <w:t xml:space="preserve">, for the links </w:t>
      </w:r>
      <m:oMath>
        <m:r>
          <w:rPr>
            <w:rFonts w:ascii="Cambria Math" w:eastAsia="Cambria Math" w:hAnsi="Cambria Math" w:cs="Cambria Math"/>
            <w:color w:val="000000"/>
          </w:rPr>
          <m:t>j∈{1,2}</m:t>
        </m:r>
      </m:oMath>
      <w:r>
        <w:rPr>
          <w:rFonts w:ascii="Arial" w:eastAsia="Arial" w:hAnsi="Arial" w:cs="Arial"/>
          <w:color w:val="000000"/>
          <w:sz w:val="20"/>
          <w:szCs w:val="20"/>
        </w:rPr>
        <w:t xml:space="preserve">. These bounds were chosen to cover physically realistic states </w:t>
      </w:r>
      <w:sdt>
        <w:sdtPr>
          <w:tag w:val="goog_rdk_1"/>
          <w:id w:val="103408127"/>
        </w:sdtPr>
        <w:sdtContent>
          <w:ins w:id="4" w:author="Lauren Parola" w:date="2026-04-29T08:50:00Z">
            <w:r>
              <w:rPr>
                <w:rFonts w:ascii="Arial" w:eastAsia="Arial" w:hAnsi="Arial" w:cs="Arial"/>
                <w:color w:val="000000"/>
                <w:sz w:val="20"/>
                <w:szCs w:val="20"/>
              </w:rPr>
              <w:t xml:space="preserve">that </w:t>
            </w:r>
          </w:ins>
        </w:sdtContent>
      </w:sdt>
      <w:r>
        <w:rPr>
          <w:rFonts w:ascii="Arial" w:eastAsia="Arial" w:hAnsi="Arial" w:cs="Arial"/>
          <w:color w:val="000000"/>
          <w:sz w:val="20"/>
          <w:szCs w:val="20"/>
        </w:rPr>
        <w:t xml:space="preserve">the system could experience under gravity. For each sampled state vector </w:t>
      </w:r>
      <m:oMath>
        <m:r>
          <w:rPr>
            <w:rFonts w:ascii="Cambria Math" w:eastAsia="Cambria Math" w:hAnsi="Cambria Math" w:cs="Cambria Math"/>
            <w:color w:val="000000"/>
          </w:rPr>
          <m:t>z=</m:t>
        </m:r>
        <m:sSup>
          <m:sSupPr>
            <m:ctrlPr>
              <w:rPr>
                <w:rFonts w:ascii="Cambria Math" w:eastAsia="Cambria Math" w:hAnsi="Cambria Math" w:cs="Cambria Math"/>
                <w:i/>
                <w:iCs/>
                <w:color w:val="000000"/>
              </w:rPr>
            </m:ctrlPr>
          </m:sSupPr>
          <m:e>
            <m:d>
              <m:dPr>
                <m:begChr m:val="["/>
                <m:endChr m:val="]"/>
                <m:ctrlPr>
                  <w:rPr>
                    <w:rFonts w:ascii="Cambria Math" w:eastAsia="Cambria Math" w:hAnsi="Cambria Math" w:cs="Cambria Math"/>
                    <w:i/>
                    <w:iCs/>
                    <w:color w:val="000000"/>
                  </w:rPr>
                </m:ctrlPr>
              </m:dPr>
              <m:e>
                <m:r>
                  <w:rPr>
                    <w:rFonts w:ascii="Cambria Math" w:eastAsia="Cambria Math" w:hAnsi="Cambria Math" w:cs="Cambria Math"/>
                    <w:color w:val="000000"/>
                  </w:rPr>
                  <m:t>q,</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r>
                  <w:rPr>
                    <w:rFonts w:ascii="Cambria Math" w:eastAsia="Cambria Math" w:hAnsi="Cambria Math" w:cs="Cambria Math"/>
                    <w:color w:val="000000"/>
                  </w:rPr>
                  <m:t>,</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e>
            </m:d>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we computed the Appell acceleration energy </w:t>
      </w:r>
      <m:oMath>
        <m:r>
          <w:rPr>
            <w:rFonts w:ascii="Cambria Math" w:eastAsia="Cambria Math" w:hAnsi="Cambria Math" w:cs="Cambria Math"/>
            <w:color w:val="000000"/>
          </w:rPr>
          <m:t>S</m:t>
        </m:r>
      </m:oMath>
      <w:r>
        <w:rPr>
          <w:rFonts w:ascii="Arial" w:eastAsia="Arial" w:hAnsi="Arial" w:cs="Arial"/>
          <w:color w:val="000000"/>
          <w:sz w:val="20"/>
          <w:szCs w:val="20"/>
        </w:rPr>
        <w:t xml:space="preserve"> and the torques </w:t>
      </w:r>
      <m:oMath>
        <m:r>
          <w:rPr>
            <w:rFonts w:ascii="Cambria Math" w:hAnsi="Cambria Math"/>
          </w:rPr>
          <m:t>τ</m:t>
        </m:r>
      </m:oMath>
      <w:r>
        <w:rPr>
          <w:rFonts w:ascii="Arial" w:eastAsia="Arial" w:hAnsi="Arial" w:cs="Arial"/>
          <w:color w:val="000000"/>
          <w:sz w:val="20"/>
          <w:szCs w:val="20"/>
        </w:rPr>
        <w:t xml:space="preserve"> using the analytical Gibbs-Appell formulation. We standardized the input states </w:t>
      </w:r>
      <m:oMath>
        <m:r>
          <w:rPr>
            <w:rFonts w:ascii="Cambria Math" w:eastAsia="Cambria Math" w:hAnsi="Cambria Math" w:cs="Cambria Math"/>
            <w:color w:val="000000"/>
          </w:rPr>
          <m:t>z</m:t>
        </m:r>
      </m:oMath>
      <w:r>
        <w:rPr>
          <w:rFonts w:ascii="Arial" w:eastAsia="Arial" w:hAnsi="Arial" w:cs="Arial"/>
          <w:color w:val="000000"/>
          <w:sz w:val="20"/>
          <w:szCs w:val="20"/>
        </w:rPr>
        <w:t xml:space="preserve"> and the acceleration energy </w:t>
      </w:r>
      <m:oMath>
        <m:r>
          <w:rPr>
            <w:rFonts w:ascii="Cambria Math" w:eastAsia="Cambria Math" w:hAnsi="Cambria Math" w:cs="Cambria Math"/>
            <w:color w:val="000000"/>
          </w:rPr>
          <m:t>S</m:t>
        </m:r>
      </m:oMath>
      <w:r>
        <w:rPr>
          <w:rFonts w:ascii="Arial" w:eastAsia="Arial" w:hAnsi="Arial" w:cs="Arial"/>
          <w:color w:val="000000"/>
          <w:sz w:val="20"/>
          <w:szCs w:val="20"/>
        </w:rPr>
        <w:t xml:space="preserve"> to zero mean and unit variance, denoting these normalized, dimensionless variables as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z</m:t>
            </m:r>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and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The target torques </w:t>
      </w:r>
      <m:oMath>
        <m:r>
          <w:rPr>
            <w:rFonts w:ascii="Cambria Math" w:hAnsi="Cambria Math"/>
          </w:rPr>
          <m:t>τ</m:t>
        </m:r>
      </m:oMath>
      <w:r>
        <w:rPr>
          <w:rFonts w:ascii="Arial" w:eastAsia="Arial" w:hAnsi="Arial" w:cs="Arial"/>
          <w:color w:val="000000"/>
          <w:sz w:val="20"/>
          <w:szCs w:val="20"/>
        </w:rPr>
        <w:t xml:space="preserve"> remained unnormalized. Because subsequent computational differentiation would evaluate the gradient of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with respect to the dimensionless accelerations </w:t>
      </w:r>
      <m:oMath>
        <m:sSup>
          <m:sSupPr>
            <m:ctrlPr>
              <w:rPr>
                <w:rFonts w:ascii="Cambria Math" w:eastAsia="Cambria Math" w:hAnsi="Cambria Math" w:cs="Cambria Math"/>
                <w:i/>
                <w:iCs/>
                <w:color w:val="000000"/>
              </w:rPr>
            </m:ctrlPr>
          </m:sSup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we computed and stored a chain-rule scaling vector, </w:t>
      </w:r>
      <m:oMath>
        <m:sSub>
          <m:sSubPr>
            <m:ctrlPr>
              <w:rPr>
                <w:rFonts w:ascii="Cambria Math" w:eastAsia="Cambria Math" w:hAnsi="Cambria Math" w:cs="Cambria Math"/>
                <w:i/>
                <w:iCs/>
                <w:color w:val="000000"/>
              </w:rPr>
            </m:ctrlPr>
          </m:sSubPr>
          <m:e>
            <m:r>
              <w:rPr>
                <w:rFonts w:ascii="Cambria Math" w:hAnsi="Cambria Math"/>
              </w:rPr>
              <m:t>σ</m:t>
            </m:r>
          </m:e>
          <m:sub>
            <m:r>
              <w:rPr>
                <w:rFonts w:ascii="Cambria Math" w:eastAsia="Cambria Math" w:hAnsi="Cambria Math" w:cs="Cambria Math"/>
                <w:color w:val="000000"/>
              </w:rPr>
              <m:t>S</m:t>
            </m:r>
          </m:sub>
        </m:sSub>
        <m:r>
          <w:rPr>
            <w:rFonts w:ascii="Cambria Math" w:eastAsia="Cambria Math" w:hAnsi="Cambria Math" w:cs="Cambria Math"/>
            <w:color w:val="000000"/>
          </w:rPr>
          <m:t>/</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σ</m:t>
            </m:r>
          </m:e>
          <m:sub>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sub>
        </m:sSub>
      </m:oMath>
      <w:r>
        <w:rPr>
          <w:rFonts w:ascii="Arial" w:eastAsia="Arial" w:hAnsi="Arial" w:cs="Arial"/>
          <w:color w:val="000000"/>
          <w:sz w:val="20"/>
          <w:szCs w:val="20"/>
        </w:rPr>
        <w:t xml:space="preserve">. Here, the scalar </w:t>
      </w:r>
      <m:oMath>
        <m:sSub>
          <m:sSubPr>
            <m:ctrlPr>
              <w:rPr>
                <w:rFonts w:ascii="Cambria Math" w:eastAsia="Cambria Math" w:hAnsi="Cambria Math" w:cs="Cambria Math"/>
                <w:i/>
                <w:iCs/>
                <w:color w:val="000000"/>
              </w:rPr>
            </m:ctrlPr>
          </m:sSubPr>
          <m:e>
            <m:r>
              <w:rPr>
                <w:rFonts w:ascii="Cambria Math" w:hAnsi="Cambria Math"/>
              </w:rPr>
              <m:t>σ</m:t>
            </m:r>
          </m:e>
          <m:sub>
            <m:r>
              <w:rPr>
                <w:rFonts w:ascii="Cambria Math" w:eastAsia="Cambria Math" w:hAnsi="Cambria Math" w:cs="Cambria Math"/>
                <w:color w:val="000000"/>
              </w:rPr>
              <m:t>S</m:t>
            </m:r>
          </m:sub>
        </m:sSub>
      </m:oMath>
      <w:r>
        <w:rPr>
          <w:rFonts w:ascii="Arial" w:eastAsia="Arial" w:hAnsi="Arial" w:cs="Arial"/>
          <w:color w:val="000000"/>
          <w:sz w:val="20"/>
          <w:szCs w:val="20"/>
        </w:rPr>
        <w:t xml:space="preserve"> and the two-element vector </w:t>
      </w:r>
      <m:oMath>
        <m:sSub>
          <m:sSubPr>
            <m:ctrlPr>
              <w:rPr>
                <w:rFonts w:ascii="Cambria Math" w:hAnsi="Cambria Math"/>
              </w:rPr>
            </m:ctrlPr>
          </m:sSubPr>
          <m:e>
            <m:r>
              <w:rPr>
                <w:rFonts w:ascii="Cambria Math" w:hAnsi="Cambria Math"/>
              </w:rPr>
              <m:t>σ</m:t>
            </m:r>
          </m:e>
          <m:sub>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sub>
        </m:sSub>
      </m:oMath>
      <w:r>
        <w:rPr>
          <w:rFonts w:ascii="Arial" w:eastAsia="Arial" w:hAnsi="Arial" w:cs="Arial"/>
          <w:i/>
          <w:iCs/>
          <w:color w:val="000000"/>
          <w:sz w:val="20"/>
          <w:szCs w:val="20"/>
        </w:rPr>
        <w:t xml:space="preserve"> </w:t>
      </w:r>
      <w:r>
        <w:rPr>
          <w:rFonts w:ascii="Arial" w:eastAsia="Arial" w:hAnsi="Arial" w:cs="Arial"/>
          <w:color w:val="000000"/>
          <w:sz w:val="20"/>
          <w:szCs w:val="20"/>
        </w:rPr>
        <w:t xml:space="preserve">denote the sample standard deviations of the energy and the accelerations across the dataset, respectively, and provide the transformation required to map the dimensionless partial derivatives back to the physical domain, ensuring that </w:t>
      </w:r>
      <m:oMath>
        <m:d>
          <m:dPr>
            <m:ctrlPr>
              <w:rPr>
                <w:rFonts w:ascii="Cambria Math" w:hAnsi="Cambria Math"/>
              </w:rPr>
            </m:ctrlPr>
          </m:dPr>
          <m:e>
            <m:f>
              <m:fPr>
                <m:ctrlPr>
                  <w:rPr>
                    <w:rFonts w:ascii="Cambria Math" w:hAnsi="Cambria Math"/>
                  </w:rPr>
                </m:ctrlPr>
              </m:fPr>
              <m:num>
                <m:sSub>
                  <m:sSubPr>
                    <m:ctrlPr>
                      <w:rPr>
                        <w:rFonts w:ascii="Cambria Math" w:eastAsia="Cambria Math" w:hAnsi="Cambria Math" w:cs="Cambria Math"/>
                        <w:i/>
                        <w:iCs/>
                        <w:color w:val="000000"/>
                      </w:rPr>
                    </m:ctrlPr>
                  </m:sSubPr>
                  <m:e>
                    <m:r>
                      <w:rPr>
                        <w:rFonts w:ascii="Cambria Math" w:hAnsi="Cambria Math"/>
                      </w:rPr>
                      <m:t>σ</m:t>
                    </m:r>
                  </m:e>
                  <m:sub>
                    <m:r>
                      <w:rPr>
                        <w:rFonts w:ascii="Cambria Math" w:eastAsia="Cambria Math" w:hAnsi="Cambria Math" w:cs="Cambria Math"/>
                        <w:color w:val="000000"/>
                      </w:rPr>
                      <m:t>S</m:t>
                    </m:r>
                  </m:sub>
                </m:sSub>
              </m:num>
              <m:den>
                <m:sSub>
                  <m:sSubPr>
                    <m:ctrlPr>
                      <w:rPr>
                        <w:rFonts w:ascii="Cambria Math" w:eastAsia="Cambria Math" w:hAnsi="Cambria Math" w:cs="Cambria Math"/>
                        <w:i/>
                        <w:iCs/>
                        <w:color w:val="000000"/>
                      </w:rPr>
                    </m:ctrlPr>
                  </m:sSubPr>
                  <m:e>
                    <m:r>
                      <w:rPr>
                        <w:rFonts w:ascii="Cambria Math" w:eastAsia="Cambria Math" w:hAnsi="Cambria Math" w:cs="Cambria Math"/>
                        <w:color w:val="000000"/>
                      </w:rPr>
                      <m:t>σ</m:t>
                    </m:r>
                  </m:e>
                  <m:sub>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sub>
                </m:sSub>
              </m:den>
            </m:f>
          </m:e>
        </m:d>
        <m:r>
          <w:rPr>
            <w:rFonts w:ascii="Cambria Math" w:eastAsia="Cambria Math" w:hAnsi="Cambria Math" w:cs="Cambria Math"/>
            <w:color w:val="000000"/>
          </w:rPr>
          <m:t>⨀</m:t>
        </m:r>
        <m:d>
          <m:dPr>
            <m:ctrlPr>
              <w:rPr>
                <w:rFonts w:ascii="Cambria Math" w:eastAsia="Cambria Math" w:hAnsi="Cambria Math" w:cs="Cambria Math"/>
                <w:i/>
                <w:iCs/>
                <w:color w:val="000000"/>
              </w:rPr>
            </m:ctrlPr>
          </m:dPr>
          <m:e>
            <m:r>
              <w:rPr>
                <w:rFonts w:ascii="Cambria Math" w:eastAsia="Cambria Math" w:hAnsi="Cambria Math" w:cs="Cambria Math"/>
                <w:color w:val="000000"/>
              </w:rPr>
              <m:t>∂</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m:t>
                </m:r>
              </m:sup>
            </m:sSup>
            <m:r>
              <w:rPr>
                <w:rFonts w:ascii="Cambria Math" w:eastAsia="Cambria Math" w:hAnsi="Cambria Math" w:cs="Cambria Math"/>
                <w:color w:val="000000"/>
              </w:rPr>
              <m:t>/∂</m:t>
            </m:r>
            <m:sSup>
              <m:sSupPr>
                <m:ctrlPr>
                  <w:rPr>
                    <w:rFonts w:ascii="Cambria Math" w:eastAsia="Cambria Math" w:hAnsi="Cambria Math" w:cs="Cambria Math"/>
                    <w:i/>
                    <w:iCs/>
                    <w:color w:val="000000"/>
                  </w:rPr>
                </m:ctrlPr>
              </m:sSup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e>
              <m:sup>
                <m:r>
                  <w:rPr>
                    <w:rFonts w:ascii="Cambria Math" w:eastAsia="Cambria Math" w:hAnsi="Cambria Math" w:cs="Cambria Math"/>
                    <w:color w:val="000000"/>
                  </w:rPr>
                  <m:t>*</m:t>
                </m:r>
              </m:sup>
            </m:sSup>
          </m:e>
        </m:d>
        <m:r>
          <w:rPr>
            <w:rFonts w:ascii="Cambria Math" w:eastAsia="Cambria Math" w:hAnsi="Cambria Math" w:cs="Cambria Math"/>
            <w:color w:val="000000"/>
          </w:rPr>
          <m:t>=τ,</m:t>
        </m:r>
      </m:oMath>
      <w:r>
        <w:rPr>
          <w:rFonts w:ascii="Arial" w:eastAsia="Arial" w:hAnsi="Arial" w:cs="Arial"/>
          <w:color w:val="000000"/>
          <w:sz w:val="20"/>
          <w:szCs w:val="20"/>
        </w:rPr>
        <w:t xml:space="preserve"> where </w:t>
      </w:r>
      <m:oMath>
        <m:r>
          <w:rPr>
            <w:rFonts w:ascii="Cambria Math" w:eastAsia="Cambria Math" w:hAnsi="Cambria Math" w:cs="Cambria Math"/>
            <w:color w:val="000000"/>
          </w:rPr>
          <m:t>⨀</m:t>
        </m:r>
      </m:oMath>
      <w:r>
        <w:rPr>
          <w:rFonts w:ascii="Arial" w:eastAsia="Arial" w:hAnsi="Arial" w:cs="Arial"/>
          <w:color w:val="000000"/>
          <w:sz w:val="20"/>
          <w:szCs w:val="20"/>
        </w:rPr>
        <w:t xml:space="preserve"> denotes the element-wise product.</w:t>
      </w:r>
    </w:p>
    <w:p w14:paraId="00000036" w14:textId="77777777" w:rsidR="00F341AA" w:rsidRDefault="00000000">
      <w:pPr>
        <w:pStyle w:val="Heading3"/>
        <w:spacing w:before="100" w:after="100"/>
      </w:pPr>
      <w:r>
        <w:t>Neural network architecture</w:t>
      </w:r>
    </w:p>
    <w:p w14:paraId="00000037" w14:textId="09D5EE80"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7"/>
          <w:szCs w:val="17"/>
        </w:rPr>
      </w:pPr>
      <w:r>
        <w:rPr>
          <w:rFonts w:ascii="Arial" w:eastAsia="Arial" w:hAnsi="Arial" w:cs="Arial"/>
          <w:color w:val="000000"/>
          <w:sz w:val="20"/>
          <w:szCs w:val="20"/>
        </w:rPr>
        <w:t xml:space="preserve">We designed a feedforward artificial neural network to map the normalized state vector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z</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R</m:t>
            </m:r>
          </m:e>
          <m:sup>
            <m:r>
              <w:rPr>
                <w:rFonts w:ascii="Cambria Math" w:eastAsia="Cambria Math" w:hAnsi="Cambria Math" w:cs="Cambria Math"/>
                <w:color w:val="000000"/>
                <w:sz w:val="20"/>
                <w:szCs w:val="20"/>
              </w:rPr>
              <m:t>6</m:t>
            </m:r>
          </m:sup>
        </m:sSup>
      </m:oMath>
      <w:r>
        <w:rPr>
          <w:rFonts w:ascii="Arial" w:eastAsia="Arial" w:hAnsi="Arial" w:cs="Arial"/>
          <w:b/>
          <w:bCs/>
          <w:color w:val="000000"/>
          <w:sz w:val="20"/>
          <w:szCs w:val="20"/>
        </w:rPr>
        <w:t xml:space="preserve"> </w:t>
      </w:r>
      <w:r>
        <w:rPr>
          <w:rFonts w:ascii="Arial" w:eastAsia="Arial" w:hAnsi="Arial" w:cs="Arial"/>
          <w:color w:val="000000"/>
          <w:sz w:val="20"/>
          <w:szCs w:val="20"/>
        </w:rPr>
        <w:t>to the dimensionless Appell acceleration energy</w:t>
      </w:r>
      <w:r>
        <w:rPr>
          <w:rFonts w:ascii="Arial" w:eastAsia="Arial" w:hAnsi="Arial" w:cs="Arial"/>
          <w:b/>
          <w:bCs/>
          <w:color w:val="000000"/>
          <w:sz w:val="20"/>
          <w:szCs w:val="20"/>
        </w:rPr>
        <w:t xml:space="preserv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S</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∈R</m:t>
        </m:r>
      </m:oMath>
      <w:r>
        <w:rPr>
          <w:rFonts w:ascii="Arial" w:eastAsia="Arial" w:hAnsi="Arial" w:cs="Arial"/>
          <w:color w:val="000000"/>
          <w:sz w:val="20"/>
          <w:szCs w:val="20"/>
        </w:rPr>
        <w:t xml:space="preserve">. The finalized architecture, determined via the hyperparameter optimization (see </w:t>
      </w:r>
      <w:r>
        <w:rPr>
          <w:rFonts w:ascii="Arial" w:eastAsia="Arial" w:hAnsi="Arial" w:cs="Arial"/>
          <w:i/>
          <w:iCs/>
          <w:color w:val="000000"/>
          <w:sz w:val="20"/>
          <w:szCs w:val="20"/>
        </w:rPr>
        <w:t>Hyperparameter optimization and architectural search</w:t>
      </w:r>
      <w:r>
        <w:rPr>
          <w:rFonts w:ascii="Arial" w:eastAsia="Arial" w:hAnsi="Arial" w:cs="Arial"/>
          <w:color w:val="000000"/>
          <w:sz w:val="20"/>
          <w:szCs w:val="20"/>
        </w:rPr>
        <w:t xml:space="preserve">), comprised a multilayer perceptron with four hidden layers containing 225, 61, 91, and 99 computational nodes, </w:t>
      </w:r>
      <w:r>
        <w:rPr>
          <w:rFonts w:ascii="Arial" w:eastAsia="Arial" w:hAnsi="Arial" w:cs="Arial"/>
          <w:color w:val="000000"/>
          <w:sz w:val="20"/>
          <w:szCs w:val="20"/>
        </w:rPr>
        <w:lastRenderedPageBreak/>
        <w:t>respectively. We applied Gaussian Error Linear Unit (GELU) activation functions to each hidden layer</w:t>
      </w:r>
      <w:r>
        <w:rPr>
          <w:rFonts w:ascii="Arial" w:eastAsia="Arial" w:hAnsi="Arial" w:cs="Arial"/>
          <w:color w:val="000000"/>
          <w:sz w:val="20"/>
          <w:szCs w:val="20"/>
          <w:vertAlign w:val="superscript"/>
        </w:rPr>
        <w:t>53</w:t>
      </w:r>
      <w:r>
        <w:rPr>
          <w:rFonts w:ascii="Arial" w:eastAsia="Arial" w:hAnsi="Arial" w:cs="Arial"/>
          <w:color w:val="000000"/>
          <w:sz w:val="20"/>
          <w:szCs w:val="20"/>
        </w:rPr>
        <w:t xml:space="preserve"> and terminated the network with a single linear node to output the scalar acceleration energy.</w:t>
      </w:r>
      <w:r w:rsidR="002C332F">
        <w:rPr>
          <w:rFonts w:ascii="Arial" w:eastAsia="Arial" w:hAnsi="Arial" w:cs="Arial"/>
          <w:color w:val="000000"/>
          <w:sz w:val="20"/>
          <w:szCs w:val="20"/>
        </w:rPr>
        <w:t xml:space="preserve"> </w:t>
      </w:r>
      <w:r w:rsidR="002C332F" w:rsidRPr="002C332F">
        <w:rPr>
          <w:rFonts w:ascii="Arial" w:eastAsia="Arial" w:hAnsi="Arial" w:cs="Arial"/>
          <w:color w:val="000000"/>
          <w:sz w:val="20"/>
          <w:szCs w:val="20"/>
        </w:rPr>
        <w:t xml:space="preserve">Batch normalization was not applied within the </w:t>
      </w:r>
      <w:r w:rsidR="002C332F">
        <w:rPr>
          <w:rFonts w:ascii="Arial" w:eastAsia="Arial" w:hAnsi="Arial" w:cs="Arial"/>
          <w:color w:val="000000"/>
          <w:sz w:val="20"/>
          <w:szCs w:val="20"/>
        </w:rPr>
        <w:t>layers</w:t>
      </w:r>
      <w:r w:rsidR="002C332F" w:rsidRPr="002C332F">
        <w:rPr>
          <w:rFonts w:ascii="Arial" w:eastAsia="Arial" w:hAnsi="Arial" w:cs="Arial"/>
          <w:color w:val="000000"/>
          <w:sz w:val="20"/>
          <w:szCs w:val="20"/>
        </w:rPr>
        <w:t>; instead, the six input coordinates were standardized using fixed dataset-level statistics before training, and the corresponding chain-rule scaling was used to convert derivatives in normalized coordinates back to physical torque units.</w:t>
      </w:r>
    </w:p>
    <w:p w14:paraId="00000038" w14:textId="77777777" w:rsidR="00F341AA" w:rsidRDefault="00000000">
      <w:pPr>
        <w:pStyle w:val="Heading3"/>
        <w:spacing w:before="100" w:after="100"/>
      </w:pPr>
      <w:r>
        <w:t>Physics-informed loss formulation</w:t>
      </w:r>
    </w:p>
    <w:p w14:paraId="0000003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To train the network, we formulated a physics-informed loss function based on the Gibbs-Appell equations. Rather than computing a loss on the scalar acceleration energy output directly, we evaluated the network’s ability to predict joint torques. We chose this gradient-based supervision for two reasons. Theoretically, minimizing the error on a scalar function does not guarantee that a neural network will accurately capture</w:t>
      </w:r>
      <w:sdt>
        <w:sdtPr>
          <w:tag w:val="goog_rdk_2"/>
          <w:id w:val="-1148476128"/>
        </w:sdtPr>
        <w:sdtContent>
          <w:ins w:id="5" w:author="Lauren Parola" w:date="2026-04-29T08:58:00Z">
            <w:r>
              <w:rPr>
                <w:rFonts w:ascii="Arial" w:eastAsia="Arial" w:hAnsi="Arial" w:cs="Arial"/>
                <w:color w:val="000000"/>
                <w:sz w:val="20"/>
                <w:szCs w:val="20"/>
              </w:rPr>
              <w:t xml:space="preserve"> the</w:t>
            </w:r>
          </w:ins>
        </w:sdtContent>
      </w:sdt>
      <w:r>
        <w:rPr>
          <w:rFonts w:ascii="Arial" w:eastAsia="Arial" w:hAnsi="Arial" w:cs="Arial"/>
          <w:color w:val="000000"/>
          <w:sz w:val="20"/>
          <w:szCs w:val="20"/>
        </w:rPr>
        <w:t xml:space="preserve"> </w:t>
      </w:r>
      <w:sdt>
        <w:sdtPr>
          <w:tag w:val="goog_rdk_3"/>
          <w:id w:val="-1864143051"/>
        </w:sdtPr>
        <w:sdtContent>
          <w:ins w:id="6" w:author="Lauren Parola" w:date="2026-04-29T08:59:00Z">
            <w:r>
              <w:rPr>
                <w:rFonts w:ascii="Arial" w:eastAsia="Arial" w:hAnsi="Arial" w:cs="Arial"/>
                <w:color w:val="000000"/>
                <w:sz w:val="20"/>
                <w:szCs w:val="20"/>
              </w:rPr>
              <w:t>function</w:t>
            </w:r>
          </w:ins>
        </w:sdtContent>
      </w:sdt>
      <w:sdt>
        <w:sdtPr>
          <w:tag w:val="goog_rdk_4"/>
          <w:id w:val="-1108822011"/>
        </w:sdtPr>
        <w:sdtContent>
          <w:del w:id="7" w:author="Lauren Parola" w:date="2026-04-29T08:59:00Z">
            <w:r>
              <w:rPr>
                <w:rFonts w:ascii="Arial" w:eastAsia="Arial" w:hAnsi="Arial" w:cs="Arial"/>
                <w:color w:val="000000"/>
                <w:sz w:val="20"/>
                <w:szCs w:val="20"/>
              </w:rPr>
              <w:delText>its</w:delText>
            </w:r>
          </w:del>
        </w:sdtContent>
      </w:sdt>
      <w:sdt>
        <w:sdtPr>
          <w:tag w:val="goog_rdk_5"/>
          <w:id w:val="1122058472"/>
        </w:sdtPr>
        <w:sdtContent>
          <w:ins w:id="8" w:author="Lauren Parola" w:date="2026-04-29T08:59:00Z">
            <w:r>
              <w:rPr>
                <w:rFonts w:ascii="Arial" w:eastAsia="Arial" w:hAnsi="Arial" w:cs="Arial"/>
                <w:color w:val="000000"/>
                <w:sz w:val="20"/>
                <w:szCs w:val="20"/>
              </w:rPr>
              <w:t>’s</w:t>
            </w:r>
          </w:ins>
        </w:sdtContent>
      </w:sdt>
      <w:r>
        <w:rPr>
          <w:rFonts w:ascii="Arial" w:eastAsia="Arial" w:hAnsi="Arial" w:cs="Arial"/>
          <w:color w:val="000000"/>
          <w:sz w:val="20"/>
          <w:szCs w:val="20"/>
        </w:rPr>
        <w:t xml:space="preserve"> gradients</w:t>
      </w:r>
      <w:sdt>
        <w:sdtPr>
          <w:tag w:val="goog_rdk_6"/>
          <w:id w:val="1650106526"/>
        </w:sdtPr>
        <w:sdtContent>
          <w:del w:id="9" w:author="Lauren Parola" w:date="2026-04-29T08:58:00Z">
            <w:r>
              <w:rPr>
                <w:rFonts w:ascii="Arial" w:eastAsia="Arial" w:hAnsi="Arial" w:cs="Arial"/>
                <w:color w:val="000000"/>
                <w:sz w:val="20"/>
                <w:szCs w:val="20"/>
              </w:rPr>
              <w:delText>, which are</w:delText>
            </w:r>
          </w:del>
        </w:sdtContent>
      </w:sdt>
      <w:r>
        <w:rPr>
          <w:rFonts w:ascii="Arial" w:eastAsia="Arial" w:hAnsi="Arial" w:cs="Arial"/>
          <w:color w:val="000000"/>
          <w:sz w:val="20"/>
          <w:szCs w:val="20"/>
        </w:rPr>
        <w:t xml:space="preserve"> required to represent the</w:t>
      </w:r>
      <w:sdt>
        <w:sdtPr>
          <w:tag w:val="goog_rdk_7"/>
          <w:id w:val="-1785950305"/>
        </w:sdtPr>
        <w:sdtContent>
          <w:del w:id="10" w:author="Lauren Parola" w:date="2026-04-29T09:02:00Z">
            <w:r>
              <w:rPr>
                <w:rFonts w:ascii="Arial" w:eastAsia="Arial" w:hAnsi="Arial" w:cs="Arial"/>
                <w:color w:val="000000"/>
                <w:sz w:val="20"/>
                <w:szCs w:val="20"/>
              </w:rPr>
              <w:delText xml:space="preserve"> actual</w:delText>
            </w:r>
          </w:del>
        </w:sdtContent>
      </w:sdt>
      <w:r>
        <w:rPr>
          <w:rFonts w:ascii="Arial" w:eastAsia="Arial" w:hAnsi="Arial" w:cs="Arial"/>
          <w:color w:val="000000"/>
          <w:sz w:val="20"/>
          <w:szCs w:val="20"/>
        </w:rPr>
        <w:t xml:space="preserve"> equations of motion. Practically, deriving the analytical Appell acceleration energy </w:t>
      </w:r>
      <w:sdt>
        <w:sdtPr>
          <w:tag w:val="goog_rdk_8"/>
          <w:id w:val="-474994776"/>
        </w:sdtPr>
        <w:sdtContent>
          <w:ins w:id="11" w:author="Lauren Parola" w:date="2026-04-29T09:04:00Z">
            <w:r>
              <w:rPr>
                <w:rFonts w:ascii="Arial" w:eastAsia="Arial" w:hAnsi="Arial" w:cs="Arial"/>
                <w:color w:val="000000"/>
                <w:sz w:val="20"/>
                <w:szCs w:val="20"/>
              </w:rPr>
              <w:t>i</w:t>
            </w:r>
          </w:ins>
        </w:sdtContent>
      </w:sdt>
      <w:sdt>
        <w:sdtPr>
          <w:tag w:val="goog_rdk_9"/>
          <w:id w:val="616778407"/>
        </w:sdtPr>
        <w:sdtContent>
          <w:del w:id="12" w:author="Lauren Parola" w:date="2026-04-29T09:04:00Z">
            <w:r>
              <w:rPr>
                <w:rFonts w:ascii="Arial" w:eastAsia="Arial" w:hAnsi="Arial" w:cs="Arial"/>
                <w:color w:val="000000"/>
                <w:sz w:val="20"/>
                <w:szCs w:val="20"/>
              </w:rPr>
              <w:delText>become</w:delText>
            </w:r>
          </w:del>
        </w:sdtContent>
      </w:sdt>
      <w:r>
        <w:rPr>
          <w:rFonts w:ascii="Arial" w:eastAsia="Arial" w:hAnsi="Arial" w:cs="Arial"/>
          <w:color w:val="000000"/>
          <w:sz w:val="20"/>
          <w:szCs w:val="20"/>
        </w:rPr>
        <w:t xml:space="preserve">s cumbersome for complex, high-DOF systems, whereas joint torques are standard physical quantities that can be readily obtained via sensors or </w:t>
      </w:r>
      <w:sdt>
        <w:sdtPr>
          <w:tag w:val="goog_rdk_10"/>
          <w:id w:val="-275346974"/>
        </w:sdtPr>
        <w:sdtContent>
          <w:sdt>
            <w:sdtPr>
              <w:tag w:val="goog_rdk_11"/>
              <w:id w:val="1270628288"/>
            </w:sdtPr>
            <w:sdtContent>
              <w:commentRangeStart w:id="13"/>
              <w:commentRangeStart w:id="14"/>
            </w:sdtContent>
          </w:sdt>
          <w:del w:id="15" w:author="Lauren Parola" w:date="2026-04-29T09:07:00Z">
            <w:r>
              <w:rPr>
                <w:rFonts w:ascii="Arial" w:eastAsia="Arial" w:hAnsi="Arial" w:cs="Arial"/>
                <w:color w:val="000000"/>
                <w:sz w:val="20"/>
                <w:szCs w:val="20"/>
              </w:rPr>
              <w:delText>standard</w:delText>
            </w:r>
            <w:commentRangeEnd w:id="13"/>
            <w:r>
              <w:rPr>
                <w:rStyle w:val="CommentReference"/>
                <w:rFonts w:ascii="Arial" w:eastAsia="Arial" w:hAnsi="Arial" w:cs="Arial"/>
                <w:color w:val="000000"/>
                <w:sz w:val="20"/>
                <w:szCs w:val="20"/>
              </w:rPr>
              <w:commentReference w:id="13"/>
            </w:r>
          </w:del>
          <w:commentRangeEnd w:id="14"/>
          <w:r w:rsidR="00CA25A0">
            <w:rPr>
              <w:rStyle w:val="CommentReference"/>
              <w:rFonts w:ascii="Arial" w:eastAsia="Arial" w:hAnsi="Arial" w:cs="Arial"/>
              <w:color w:val="000000"/>
              <w:sz w:val="20"/>
              <w:szCs w:val="20"/>
            </w:rPr>
            <w:commentReference w:id="14"/>
          </w:r>
          <w:del w:id="16" w:author="Lauren Parola" w:date="2026-04-29T09:07:00Z">
            <w:r>
              <w:rPr>
                <w:rFonts w:ascii="Arial" w:eastAsia="Arial" w:hAnsi="Arial" w:cs="Arial"/>
                <w:color w:val="000000"/>
                <w:sz w:val="20"/>
                <w:szCs w:val="20"/>
              </w:rPr>
              <w:delText xml:space="preserve"> </w:delText>
            </w:r>
          </w:del>
        </w:sdtContent>
      </w:sdt>
      <w:r>
        <w:rPr>
          <w:rFonts w:ascii="Arial" w:eastAsia="Arial" w:hAnsi="Arial" w:cs="Arial"/>
          <w:color w:val="000000"/>
          <w:sz w:val="20"/>
          <w:szCs w:val="20"/>
        </w:rPr>
        <w:t>inverse dynamics solvers.</w:t>
      </w:r>
    </w:p>
    <w:p w14:paraId="0000003A"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During each forward pass, we computed the partial derivatives of the network’s output </w:t>
      </w:r>
      <m:oMath>
        <m:sSup>
          <m:sSupPr>
            <m:ctrlPr>
              <w:rPr>
                <w:rFonts w:ascii="Cambria Math" w:eastAsia="Cambria Math" w:hAnsi="Cambria Math" w:cs="Cambria Math"/>
                <w:i/>
                <w:iCs/>
                <w:color w:val="000000"/>
                <w:sz w:val="20"/>
                <w:szCs w:val="20"/>
              </w:rPr>
            </m:ctrlPr>
          </m:sSup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S</m:t>
                </m:r>
              </m:e>
              <m:sub>
                <m:r>
                  <w:rPr>
                    <w:rFonts w:ascii="Cambria Math" w:eastAsia="Cambria Math" w:hAnsi="Cambria Math" w:cs="Cambria Math"/>
                    <w:color w:val="000000"/>
                    <w:sz w:val="20"/>
                    <w:szCs w:val="20"/>
                  </w:rPr>
                  <m:t>net</m:t>
                </m:r>
              </m:sub>
            </m:sSub>
          </m:e>
          <m:sup>
            <m:r>
              <w:rPr>
                <w:rFonts w:ascii="Cambria Math" w:eastAsia="Cambria Math" w:hAnsi="Cambria Math" w:cs="Cambria Math"/>
                <w:color w:val="000000"/>
                <w:sz w:val="20"/>
                <w:szCs w:val="20"/>
              </w:rPr>
              <m:t>*</m:t>
            </m:r>
          </m:sup>
        </m:sSup>
      </m:oMath>
      <w:r>
        <w:rPr>
          <w:rFonts w:ascii="Arial" w:eastAsia="Arial" w:hAnsi="Arial" w:cs="Arial"/>
          <w:b/>
          <w:bCs/>
          <w:color w:val="000000"/>
          <w:sz w:val="20"/>
          <w:szCs w:val="20"/>
        </w:rPr>
        <w:t xml:space="preserve"> </w:t>
      </w:r>
      <w:r>
        <w:rPr>
          <w:rFonts w:ascii="Arial" w:eastAsia="Arial" w:hAnsi="Arial" w:cs="Arial"/>
          <w:color w:val="000000"/>
          <w:sz w:val="20"/>
          <w:szCs w:val="20"/>
        </w:rPr>
        <w:t xml:space="preserve">with respect to the normalized input accelerations </w:t>
      </w:r>
      <m:oMath>
        <m:sSup>
          <m:sSupPr>
            <m:ctrlPr>
              <w:rPr>
                <w:rFonts w:ascii="Cambria Math" w:eastAsia="Cambria Math" w:hAnsi="Cambria Math" w:cs="Cambria Math"/>
                <w:i/>
                <w:iCs/>
                <w:color w:val="000000"/>
                <w:sz w:val="20"/>
                <w:szCs w:val="20"/>
              </w:rPr>
            </m:ctrlPr>
          </m:sSup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using automatic differentiation. We multiplied these dimensionless gradients by the precomputed scaling vector </w:t>
      </w:r>
      <m:oMath>
        <m:sSub>
          <m:sSubPr>
            <m:ctrlPr>
              <w:rPr>
                <w:rFonts w:ascii="Cambria Math" w:eastAsia="Cambria Math" w:hAnsi="Cambria Math" w:cs="Cambria Math"/>
                <w:i/>
                <w:iCs/>
                <w:color w:val="000000"/>
                <w:sz w:val="20"/>
                <w:szCs w:val="20"/>
              </w:rPr>
            </m:ctrlPr>
          </m:sSubPr>
          <m:e>
            <m:r>
              <w:rPr>
                <w:rFonts w:ascii="Cambria Math" w:hAnsi="Cambria Math"/>
              </w:rPr>
              <m:t>σ</m:t>
            </m:r>
          </m:e>
          <m:sub>
            <m:r>
              <w:rPr>
                <w:rFonts w:ascii="Cambria Math" w:eastAsia="Cambria Math" w:hAnsi="Cambria Math" w:cs="Cambria Math"/>
                <w:color w:val="000000"/>
                <w:sz w:val="20"/>
                <w:szCs w:val="20"/>
              </w:rPr>
              <m:t>S</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σ</m:t>
            </m:r>
          </m:e>
          <m:sub>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sub>
        </m:sSub>
      </m:oMath>
      <w:r>
        <w:rPr>
          <w:rFonts w:ascii="Arial" w:eastAsia="Arial" w:hAnsi="Arial" w:cs="Arial"/>
          <w:color w:val="000000"/>
          <w:sz w:val="20"/>
          <w:szCs w:val="20"/>
        </w:rPr>
        <w:t xml:space="preserve"> to </w:t>
      </w:r>
      <w:sdt>
        <w:sdtPr>
          <w:tag w:val="goog_rdk_12"/>
          <w:id w:val="792509496"/>
        </w:sdtPr>
        <w:sdtContent>
          <w:commentRangeStart w:id="17"/>
          <w:commentRangeStart w:id="18"/>
        </w:sdtContent>
      </w:sdt>
      <w:r>
        <w:rPr>
          <w:rFonts w:ascii="Arial" w:eastAsia="Arial" w:hAnsi="Arial" w:cs="Arial"/>
          <w:color w:val="000000"/>
          <w:sz w:val="20"/>
          <w:szCs w:val="20"/>
        </w:rPr>
        <w:t>predict torques,</w:t>
      </w:r>
      <w:r>
        <w:rPr>
          <w:rFonts w:ascii="Arial" w:eastAsia="Arial" w:hAnsi="Arial" w:cs="Arial"/>
          <w:b/>
          <w:bCs/>
          <w:color w:val="000000"/>
          <w:sz w:val="20"/>
          <w:szCs w:val="20"/>
        </w:rPr>
        <w:t xml:space="preserve"> </w:t>
      </w:r>
      <m:oMath>
        <m:sSub>
          <m:sSubPr>
            <m:ctrlPr>
              <w:rPr>
                <w:rFonts w:ascii="Cambria Math" w:eastAsia="Cambria Math" w:hAnsi="Cambria Math" w:cs="Cambria Math"/>
                <w:i/>
                <w:iCs/>
                <w:color w:val="000000"/>
                <w:sz w:val="20"/>
                <w:szCs w:val="20"/>
              </w:rPr>
            </m:ctrlPr>
          </m:sSubPr>
          <m:e>
            <m:r>
              <w:rPr>
                <w:rFonts w:ascii="Cambria Math" w:hAnsi="Cambria Math"/>
              </w:rPr>
              <m:t>τ</m:t>
            </m:r>
          </m:e>
          <m:sub>
            <m:r>
              <w:rPr>
                <w:rFonts w:ascii="Cambria Math" w:eastAsia="Cambria Math" w:hAnsi="Cambria Math" w:cs="Cambria Math"/>
                <w:color w:val="000000"/>
                <w:sz w:val="20"/>
                <w:szCs w:val="20"/>
              </w:rPr>
              <m:t>pred</m:t>
            </m:r>
          </m:sub>
        </m:sSub>
      </m:oMath>
      <w:r>
        <w:rPr>
          <w:rFonts w:ascii="Arial" w:eastAsia="Arial" w:hAnsi="Arial" w:cs="Arial"/>
          <w:color w:val="000000"/>
          <w:sz w:val="20"/>
          <w:szCs w:val="20"/>
        </w:rPr>
        <w:t xml:space="preserve">. We defined the optimization objective as the mean squared error between </w:t>
      </w:r>
      <m:oMath>
        <m:sSub>
          <m:sSubPr>
            <m:ctrlPr>
              <w:rPr>
                <w:rFonts w:ascii="Cambria Math" w:eastAsia="Cambria Math" w:hAnsi="Cambria Math" w:cs="Cambria Math"/>
                <w:i/>
                <w:iCs/>
                <w:color w:val="000000"/>
                <w:sz w:val="20"/>
                <w:szCs w:val="20"/>
              </w:rPr>
            </m:ctrlPr>
          </m:sSubPr>
          <m:e>
            <m:r>
              <w:rPr>
                <w:rFonts w:ascii="Cambria Math" w:hAnsi="Cambria Math"/>
              </w:rPr>
              <m:t>τ</m:t>
            </m:r>
          </m:e>
          <m:sub>
            <m:r>
              <w:rPr>
                <w:rFonts w:ascii="Cambria Math" w:eastAsia="Cambria Math" w:hAnsi="Cambria Math" w:cs="Cambria Math"/>
                <w:color w:val="000000"/>
                <w:sz w:val="20"/>
                <w:szCs w:val="20"/>
              </w:rPr>
              <m:t>pred</m:t>
            </m:r>
          </m:sub>
        </m:sSub>
      </m:oMath>
      <w:r>
        <w:rPr>
          <w:rFonts w:ascii="Arial" w:eastAsia="Arial" w:hAnsi="Arial" w:cs="Arial"/>
          <w:b/>
          <w:bCs/>
          <w:color w:val="000000"/>
          <w:sz w:val="20"/>
          <w:szCs w:val="20"/>
        </w:rPr>
        <w:t xml:space="preserve"> </w:t>
      </w:r>
      <w:r>
        <w:rPr>
          <w:rFonts w:ascii="Arial" w:eastAsia="Arial" w:hAnsi="Arial" w:cs="Arial"/>
          <w:color w:val="000000"/>
          <w:sz w:val="20"/>
          <w:szCs w:val="20"/>
        </w:rPr>
        <w:t xml:space="preserve">and the ground-truth joint torques </w:t>
      </w:r>
      <m:oMath>
        <m:r>
          <w:rPr>
            <w:rFonts w:ascii="Cambria Math" w:hAnsi="Cambria Math"/>
          </w:rPr>
          <m:t>τ</m:t>
        </m:r>
      </m:oMath>
      <w:r>
        <w:rPr>
          <w:rFonts w:ascii="Arial" w:eastAsia="Arial" w:hAnsi="Arial" w:cs="Arial"/>
          <w:color w:val="000000"/>
          <w:sz w:val="20"/>
          <w:szCs w:val="20"/>
        </w:rPr>
        <w:t xml:space="preserve"> across the batch size </w:t>
      </w:r>
      <m:oMath>
        <m:r>
          <w:rPr>
            <w:rFonts w:ascii="Cambria Math" w:eastAsia="Cambria Math" w:hAnsi="Cambria Math" w:cs="Cambria Math"/>
            <w:color w:val="000000"/>
            <w:sz w:val="20"/>
            <w:szCs w:val="20"/>
          </w:rPr>
          <m:t>B=64</m:t>
        </m:r>
      </m:oMath>
      <w:r>
        <w:rPr>
          <w:rFonts w:ascii="Arial" w:eastAsia="Arial" w:hAnsi="Arial" w:cs="Arial"/>
          <w:color w:val="000000"/>
          <w:sz w:val="20"/>
          <w:szCs w:val="20"/>
        </w:rPr>
        <w:t>:</w:t>
      </w:r>
    </w:p>
    <w:p w14:paraId="0000003B"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L=</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1</m:t>
              </m:r>
            </m:num>
            <m:den>
              <m:r>
                <w:rPr>
                  <w:rFonts w:ascii="Cambria Math" w:eastAsia="Cambria Math" w:hAnsi="Cambria Math" w:cs="Cambria Math"/>
                  <w:color w:val="000000"/>
                  <w:sz w:val="20"/>
                  <w:szCs w:val="20"/>
                </w:rPr>
                <m:t>B</m:t>
              </m:r>
            </m:den>
          </m:f>
          <m:sSup>
            <m:sSupPr>
              <m:ctrlPr>
                <w:rPr>
                  <w:rFonts w:ascii="Cambria Math" w:eastAsia="Cambria Math" w:hAnsi="Cambria Math" w:cs="Cambria Math"/>
                  <w:i/>
                  <w:iCs/>
                  <w:color w:val="000000"/>
                  <w:sz w:val="20"/>
                  <w:szCs w:val="20"/>
                </w:rPr>
              </m:ctrlPr>
            </m:sSupPr>
            <m:e>
              <m:nary>
                <m:naryPr>
                  <m:chr m:val="∑"/>
                  <m:ctrlPr>
                    <w:rPr>
                      <w:rFonts w:ascii="Cambria Math" w:eastAsia="Cambria Math" w:hAnsi="Cambria Math" w:cs="Cambria Math"/>
                      <w:i/>
                      <w:iCs/>
                      <w:color w:val="000000"/>
                      <w:sz w:val="20"/>
                      <w:szCs w:val="20"/>
                    </w:rPr>
                  </m:ctrlPr>
                </m:naryPr>
                <m:sub>
                  <m:r>
                    <w:rPr>
                      <w:rFonts w:ascii="Cambria Math" w:eastAsia="Cambria Math" w:hAnsi="Cambria Math" w:cs="Cambria Math"/>
                      <w:color w:val="000000"/>
                      <w:sz w:val="20"/>
                      <w:szCs w:val="20"/>
                    </w:rPr>
                    <m:t>k=1</m:t>
                  </m:r>
                </m:sub>
                <m:sup>
                  <m:r>
                    <w:rPr>
                      <w:rFonts w:ascii="Cambria Math" w:eastAsia="Cambria Math" w:hAnsi="Cambria Math" w:cs="Cambria Math"/>
                      <w:color w:val="000000"/>
                      <w:sz w:val="20"/>
                      <w:szCs w:val="20"/>
                    </w:rPr>
                    <m:t>B</m:t>
                  </m:r>
                </m:sup>
                <m:e/>
              </m:nary>
              <m:r>
                <w:rPr>
                  <w:rFonts w:ascii="Arial" w:eastAsia="Arial" w:hAnsi="Arial" w:cs="Arial"/>
                  <w:color w:val="000000"/>
                  <w:sz w:val="20"/>
                  <w:szCs w:val="20"/>
                </w:rPr>
                <m:t>‖</m:t>
              </m:r>
              <m:f>
                <m:fPr>
                  <m:ctrlPr>
                    <w:rPr>
                      <w:rFonts w:ascii="Arial" w:eastAsia="Arial" w:hAnsi="Arial" w:cs="Arial"/>
                      <w:color w:val="000000"/>
                      <w:sz w:val="20"/>
                      <w:szCs w:val="20"/>
                    </w:rPr>
                  </m:ctrlPr>
                </m:fPr>
                <m:num>
                  <m:sSub>
                    <m:sSubPr>
                      <m:ctrlPr>
                        <w:rPr>
                          <w:rFonts w:ascii="Cambria Math" w:eastAsia="Cambria Math" w:hAnsi="Cambria Math" w:cs="Cambria Math"/>
                          <w:i/>
                          <w:iCs/>
                          <w:color w:val="000000"/>
                          <w:sz w:val="20"/>
                          <w:szCs w:val="20"/>
                        </w:rPr>
                      </m:ctrlPr>
                    </m:sSubPr>
                    <m:e>
                      <m:r>
                        <w:rPr>
                          <w:rFonts w:ascii="Arial" w:eastAsia="Arial" w:hAnsi="Arial" w:cs="Arial"/>
                          <w:color w:val="000000"/>
                          <w:sz w:val="20"/>
                          <w:szCs w:val="20"/>
                        </w:rPr>
                        <m:t>σ</m:t>
                      </m:r>
                    </m:e>
                    <m:sub>
                      <m:r>
                        <w:rPr>
                          <w:rFonts w:ascii="Cambria Math" w:eastAsia="Cambria Math" w:hAnsi="Cambria Math" w:cs="Cambria Math"/>
                          <w:color w:val="000000"/>
                          <w:sz w:val="20"/>
                          <w:szCs w:val="20"/>
                        </w:rPr>
                        <m:t>S</m:t>
                      </m:r>
                    </m:sub>
                  </m:sSub>
                </m:num>
                <m:den>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σ</m:t>
                      </m:r>
                    </m:e>
                    <m:sub>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sub>
                  </m:sSub>
                </m:den>
              </m:f>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S</m:t>
                          </m:r>
                        </m:e>
                        <m:sub>
                          <m:r>
                            <w:rPr>
                              <w:rFonts w:ascii="Cambria Math" w:eastAsia="Cambria Math" w:hAnsi="Cambria Math" w:cs="Cambria Math"/>
                              <w:color w:val="000000"/>
                              <w:sz w:val="20"/>
                              <w:szCs w:val="20"/>
                            </w:rPr>
                            <m:t>k</m:t>
                          </m:r>
                        </m:sub>
                      </m:sSub>
                    </m:e>
                    <m:sup>
                      <m:r>
                        <w:rPr>
                          <w:rFonts w:ascii="Cambria Math" w:eastAsia="Cambria Math" w:hAnsi="Cambria Math" w:cs="Cambria Math"/>
                          <w:color w:val="000000"/>
                          <w:sz w:val="20"/>
                          <w:szCs w:val="20"/>
                        </w:rPr>
                        <m:t>*</m:t>
                      </m:r>
                    </m:sup>
                  </m:sSup>
                </m:num>
                <m:den>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k</m:t>
                          </m:r>
                        </m:sub>
                      </m:sSub>
                    </m:e>
                    <m:sup>
                      <m:r>
                        <w:rPr>
                          <w:rFonts w:ascii="Cambria Math" w:eastAsia="Cambria Math" w:hAnsi="Cambria Math" w:cs="Cambria Math"/>
                          <w:color w:val="000000"/>
                          <w:sz w:val="20"/>
                          <w:szCs w:val="20"/>
                        </w:rPr>
                        <m:t>*</m:t>
                      </m:r>
                    </m:sup>
                  </m:sSup>
                </m:den>
              </m:f>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τ</m:t>
                  </m:r>
                </m:e>
                <m:sub>
                  <m:r>
                    <w:rPr>
                      <w:rFonts w:ascii="Cambria Math" w:eastAsia="Cambria Math" w:hAnsi="Cambria Math" w:cs="Cambria Math"/>
                      <w:color w:val="000000"/>
                      <w:sz w:val="20"/>
                      <w:szCs w:val="20"/>
                    </w:rPr>
                    <m:t>k</m:t>
                  </m:r>
                </m:sub>
              </m:sSub>
              <m:r>
                <w:rPr>
                  <w:rFonts w:ascii="Arial" w:eastAsia="Arial" w:hAnsi="Arial" w:cs="Arial"/>
                  <w:color w:val="000000"/>
                  <w:sz w:val="20"/>
                  <w:szCs w:val="20"/>
                </w:rPr>
                <m:t>‖</m:t>
              </m:r>
            </m:e>
            <m:sup>
              <m:r>
                <w:rPr>
                  <w:rFonts w:ascii="Cambria Math" w:eastAsia="Cambria Math" w:hAnsi="Cambria Math" w:cs="Cambria Math"/>
                  <w:color w:val="000000"/>
                  <w:sz w:val="20"/>
                  <w:szCs w:val="20"/>
                </w:rPr>
                <m:t>2</m:t>
              </m:r>
            </m:sup>
          </m:sSup>
          <m:r>
            <w:rPr>
              <w:rFonts w:ascii="Cambria Math" w:eastAsia="Cambria Math" w:hAnsi="Cambria Math" w:cs="Cambria Math"/>
              <w:color w:val="000000"/>
              <w:sz w:val="20"/>
              <w:szCs w:val="20"/>
            </w:rPr>
            <m:t>,</m:t>
          </m:r>
        </m:oMath>
      </m:oMathPara>
    </w:p>
    <w:p w14:paraId="0000003C"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where </w:t>
      </w:r>
      <m:oMath>
        <m:r>
          <w:rPr>
            <w:rFonts w:ascii="Cambria Math" w:eastAsia="Cambria Math" w:hAnsi="Cambria Math" w:cs="Cambria Math"/>
            <w:color w:val="000000"/>
          </w:rPr>
          <m:t>k</m:t>
        </m:r>
      </m:oMath>
      <w:r>
        <w:rPr>
          <w:rFonts w:ascii="Arial" w:eastAsia="Arial" w:hAnsi="Arial" w:cs="Arial"/>
          <w:color w:val="000000"/>
          <w:sz w:val="20"/>
          <w:szCs w:val="20"/>
        </w:rPr>
        <w:t xml:space="preserve"> is the index variable for the individual data samples within a</w:t>
      </w:r>
      <w:commentRangeEnd w:id="17"/>
      <w:r>
        <w:rPr>
          <w:rStyle w:val="CommentReference"/>
          <w:rFonts w:ascii="Arial" w:eastAsia="Arial" w:hAnsi="Arial" w:cs="Arial"/>
          <w:color w:val="000000"/>
          <w:sz w:val="20"/>
          <w:szCs w:val="20"/>
        </w:rPr>
        <w:commentReference w:id="17"/>
      </w:r>
      <w:commentRangeEnd w:id="18"/>
      <w:r w:rsidR="002C332F">
        <w:rPr>
          <w:rStyle w:val="CommentReference"/>
          <w:rFonts w:ascii="Arial" w:eastAsia="Arial" w:hAnsi="Arial" w:cs="Arial"/>
          <w:color w:val="000000"/>
          <w:sz w:val="20"/>
          <w:szCs w:val="20"/>
        </w:rPr>
        <w:commentReference w:id="18"/>
      </w:r>
      <w:r>
        <w:rPr>
          <w:rFonts w:ascii="Arial" w:eastAsia="Arial" w:hAnsi="Arial" w:cs="Arial"/>
          <w:color w:val="000000"/>
          <w:sz w:val="20"/>
          <w:szCs w:val="20"/>
        </w:rPr>
        <w:t xml:space="preserve"> given mini-batch. </w:t>
      </w:r>
      <w:sdt>
        <w:sdtPr>
          <w:tag w:val="goog_rdk_13"/>
          <w:id w:val="304832312"/>
        </w:sdtPr>
        <w:sdtContent>
          <w:ins w:id="19" w:author="Lauren Parola" w:date="2026-04-29T09:10:00Z">
            <w:r>
              <w:rPr>
                <w:rFonts w:ascii="Arial" w:eastAsia="Arial" w:hAnsi="Arial" w:cs="Arial"/>
                <w:color w:val="000000"/>
                <w:sz w:val="20"/>
                <w:szCs w:val="20"/>
              </w:rPr>
              <w:t>This</w:t>
            </w:r>
          </w:ins>
        </w:sdtContent>
      </w:sdt>
      <w:sdt>
        <w:sdtPr>
          <w:tag w:val="goog_rdk_14"/>
          <w:id w:val="323482666"/>
        </w:sdtPr>
        <w:sdtContent>
          <w:del w:id="20" w:author="Lauren Parola" w:date="2026-04-29T09:10:00Z">
            <w:r>
              <w:rPr>
                <w:rFonts w:ascii="Arial" w:eastAsia="Arial" w:hAnsi="Arial" w:cs="Arial"/>
                <w:color w:val="000000"/>
                <w:sz w:val="20"/>
                <w:szCs w:val="20"/>
              </w:rPr>
              <w:delText>Such</w:delText>
            </w:r>
          </w:del>
        </w:sdtContent>
      </w:sdt>
      <w:r>
        <w:rPr>
          <w:rFonts w:ascii="Arial" w:eastAsia="Arial" w:hAnsi="Arial" w:cs="Arial"/>
          <w:color w:val="000000"/>
          <w:sz w:val="20"/>
          <w:szCs w:val="20"/>
        </w:rPr>
        <w:t xml:space="preserve"> formulation constrained the network to learn the underlying scalar energy space exclusively through the supervision of its vector field gradients.</w:t>
      </w:r>
    </w:p>
    <w:p w14:paraId="0000003D" w14:textId="77777777" w:rsidR="00F341AA" w:rsidRDefault="00000000">
      <w:pPr>
        <w:pStyle w:val="Heading3"/>
        <w:spacing w:before="100" w:after="100"/>
      </w:pPr>
      <w:r>
        <w:t>Hyperparameter optimization and architectural search</w:t>
      </w:r>
    </w:p>
    <w:p w14:paraId="0000003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To identify the optimal network architecture and training hyperparameters, we conducted a systematic hyperparameter search</w:t>
      </w:r>
      <w:r>
        <w:rPr>
          <w:rFonts w:ascii="Arial" w:eastAsia="Arial" w:hAnsi="Arial" w:cs="Arial"/>
          <w:color w:val="000000"/>
          <w:sz w:val="20"/>
          <w:szCs w:val="20"/>
          <w:vertAlign w:val="superscript"/>
        </w:rPr>
        <w:t>54</w:t>
      </w:r>
      <w:r>
        <w:rPr>
          <w:rFonts w:ascii="Arial" w:eastAsia="Arial" w:hAnsi="Arial" w:cs="Arial"/>
          <w:color w:val="000000"/>
          <w:sz w:val="20"/>
          <w:szCs w:val="20"/>
        </w:rPr>
        <w:t xml:space="preserve">. We evaluated candidate configurations on an independent dataset of 10,000 kinematic samples (chosen to densely span the underlying kinematic phase space), partitioned into an 80% </w:t>
      </w:r>
      <w:r>
        <w:rPr>
          <w:rFonts w:ascii="Arial" w:eastAsia="Arial" w:hAnsi="Arial" w:cs="Arial"/>
          <w:color w:val="000000"/>
          <w:sz w:val="20"/>
          <w:szCs w:val="20"/>
        </w:rPr>
        <w:lastRenderedPageBreak/>
        <w:t>training set and a 20% testing set, applying the previously described standardization and chain-rule scaling transformations. The architectural search space included a discrete range of 1 to 10 hidden layers (with 1 to 256 nodes per layer) and a categorical selection of activation functions: GELU, Tanh, Softplus, ELU, and ReLU. Finally, the training learning rate was sampled from a continuous log-uniform distribution between 10</w:t>
      </w:r>
      <w:r>
        <w:rPr>
          <w:rFonts w:ascii="Arial" w:eastAsia="Arial" w:hAnsi="Arial" w:cs="Arial"/>
          <w:color w:val="000000"/>
          <w:sz w:val="20"/>
          <w:szCs w:val="20"/>
          <w:vertAlign w:val="superscript"/>
        </w:rPr>
        <w:t>-8</w:t>
      </w:r>
      <w:r>
        <w:rPr>
          <w:rFonts w:ascii="Arial" w:eastAsia="Arial" w:hAnsi="Arial" w:cs="Arial"/>
          <w:color w:val="000000"/>
          <w:sz w:val="20"/>
          <w:szCs w:val="20"/>
        </w:rPr>
        <w:t xml:space="preserve"> and 10</w:t>
      </w:r>
      <w:r>
        <w:rPr>
          <w:rFonts w:ascii="Arial" w:eastAsia="Arial" w:hAnsi="Arial" w:cs="Arial"/>
          <w:color w:val="000000"/>
          <w:sz w:val="20"/>
          <w:szCs w:val="20"/>
          <w:vertAlign w:val="superscript"/>
        </w:rPr>
        <w:t>-1</w:t>
      </w:r>
      <w:r>
        <w:rPr>
          <w:rFonts w:ascii="Arial" w:eastAsia="Arial" w:hAnsi="Arial" w:cs="Arial"/>
          <w:color w:val="000000"/>
          <w:sz w:val="20"/>
          <w:szCs w:val="20"/>
        </w:rPr>
        <w:t>.</w:t>
      </w:r>
    </w:p>
    <w:p w14:paraId="0000003F"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The search space was sampled across 500 independent trials, each representing a distinct parameter set. We evaluated each set of parameters for 100 epochs, utilizing the physics-informed loss </w:t>
      </w:r>
      <m:oMath>
        <m:r>
          <w:rPr>
            <w:rFonts w:ascii="Cambria Math" w:eastAsia="Cambria Math" w:hAnsi="Cambria Math" w:cs="Cambria Math"/>
            <w:color w:val="000000"/>
            <w:sz w:val="20"/>
            <w:szCs w:val="20"/>
          </w:rPr>
          <m:t>L</m:t>
        </m:r>
      </m:oMath>
      <w:r>
        <w:rPr>
          <w:rFonts w:ascii="Arial" w:eastAsia="Arial" w:hAnsi="Arial" w:cs="Arial"/>
          <w:color w:val="000000"/>
          <w:sz w:val="20"/>
          <w:szCs w:val="20"/>
        </w:rPr>
        <w:t> as the minimization objective. To allocate computational resources toward converging models, we employed a median pruning algorithm that terminated trials whose performance was worse than the historical median validation loss after a ten-epoch warmup phase. Of the 500 initiated trials, the pruner terminated 319.</w:t>
      </w:r>
    </w:p>
    <w:p w14:paraId="00000040"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The algorithm converged on an optimal architecture of 225, 61, 91, and 99 nodes for the first, second, third, and forth hidden layers, respectively, alongside GELU activations and a learning rate of 1.13×10</w:t>
      </w:r>
      <w:sdt>
        <w:sdtPr>
          <w:tag w:val="goog_rdk_15"/>
          <w:id w:val="2053470543"/>
        </w:sdtPr>
        <w:sdtContent>
          <w:r>
            <w:rPr>
              <w:rFonts w:ascii="Arial Unicode MS" w:eastAsia="Arial Unicode MS" w:hAnsi="Arial Unicode MS" w:cs="Arial Unicode MS"/>
              <w:color w:val="000000"/>
              <w:sz w:val="20"/>
              <w:szCs w:val="20"/>
              <w:vertAlign w:val="superscript"/>
            </w:rPr>
            <w:t>−3</w:t>
          </w:r>
        </w:sdtContent>
      </w:sdt>
      <w:r>
        <w:rPr>
          <w:rFonts w:ascii="Arial" w:eastAsia="Arial" w:hAnsi="Arial" w:cs="Arial"/>
          <w:color w:val="000000"/>
          <w:sz w:val="20"/>
          <w:szCs w:val="20"/>
        </w:rPr>
        <w:t>.</w:t>
      </w:r>
      <w:r>
        <w:rPr>
          <w:rFonts w:ascii="Arial" w:eastAsia="Arial" w:hAnsi="Arial" w:cs="Arial"/>
          <w:color w:val="000000"/>
          <w:sz w:val="20"/>
          <w:szCs w:val="20"/>
          <w:vertAlign w:val="superscript"/>
        </w:rPr>
        <w:t xml:space="preserve"> </w:t>
      </w:r>
      <w:r>
        <w:rPr>
          <w:rFonts w:ascii="Arial" w:eastAsia="Arial" w:hAnsi="Arial" w:cs="Arial"/>
          <w:color w:val="000000"/>
          <w:sz w:val="20"/>
          <w:szCs w:val="20"/>
        </w:rPr>
        <w:t>This optimal configuration served as the final architecture for all subsequent experiments.</w:t>
      </w:r>
    </w:p>
    <w:p w14:paraId="00000041" w14:textId="77777777" w:rsidR="00F341AA" w:rsidRDefault="00000000">
      <w:pPr>
        <w:pStyle w:val="Heading3"/>
        <w:spacing w:before="100" w:after="100"/>
      </w:pPr>
      <w:r>
        <w:t>Experimental setup and optimization</w:t>
      </w:r>
    </w:p>
    <w:p w14:paraId="00000042"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To evaluate the data requirements of the architecture, independent models of the same architecture were trained on nine datasets doubling in size from 1,000 to 256,000 total vectors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z</m:t>
            </m:r>
          </m:e>
          <m:sup>
            <m:r>
              <w:rPr>
                <w:rFonts w:ascii="Cambria Math" w:eastAsia="Cambria Math" w:hAnsi="Cambria Math" w:cs="Cambria Math"/>
                <w:color w:val="000000"/>
              </w:rPr>
              <m:t>*</m:t>
            </m:r>
          </m:sup>
        </m:sSup>
      </m:oMath>
      <w:r>
        <w:rPr>
          <w:rFonts w:ascii="Arial" w:eastAsia="Arial" w:hAnsi="Arial" w:cs="Arial"/>
          <w:color w:val="000000"/>
          <w:sz w:val="20"/>
          <w:szCs w:val="20"/>
        </w:rPr>
        <w:t>. Each dataset was partitioned using the established 80% training and 20% testing split. The network weights were optimized using the Adam algorithm</w:t>
      </w:r>
      <w:r>
        <w:rPr>
          <w:rFonts w:ascii="Arial" w:eastAsia="Arial" w:hAnsi="Arial" w:cs="Arial"/>
          <w:color w:val="000000"/>
          <w:sz w:val="20"/>
          <w:szCs w:val="20"/>
          <w:vertAlign w:val="superscript"/>
        </w:rPr>
        <w:t>55</w:t>
      </w:r>
      <w:r>
        <w:rPr>
          <w:rFonts w:ascii="Arial" w:eastAsia="Arial" w:hAnsi="Arial" w:cs="Arial"/>
          <w:color w:val="000000"/>
          <w:sz w:val="20"/>
          <w:szCs w:val="20"/>
        </w:rPr>
        <w:t xml:space="preserve"> with the optimal learning rate described in </w:t>
      </w:r>
      <w:sdt>
        <w:sdtPr>
          <w:tag w:val="goog_rdk_16"/>
          <w:id w:val="-1149142719"/>
        </w:sdtPr>
        <w:sdtContent>
          <w:ins w:id="21" w:author="Lauren Parola" w:date="2026-04-29T09:15:00Z">
            <w:r>
              <w:rPr>
                <w:rFonts w:ascii="Arial" w:eastAsia="Arial" w:hAnsi="Arial" w:cs="Arial"/>
                <w:color w:val="000000"/>
                <w:sz w:val="20"/>
                <w:szCs w:val="20"/>
              </w:rPr>
              <w:t xml:space="preserve">the </w:t>
            </w:r>
          </w:ins>
        </w:sdtContent>
      </w:sdt>
      <w:r>
        <w:rPr>
          <w:rFonts w:ascii="Arial" w:eastAsia="Arial" w:hAnsi="Arial" w:cs="Arial"/>
          <w:color w:val="000000"/>
          <w:sz w:val="20"/>
          <w:szCs w:val="20"/>
        </w:rPr>
        <w:t>previous section. Each model was trained for 3,000 epochs. Continuous training loss and periodic validation loss were recorded to evaluate convergence, and inference timing was measured to assess the computational viability of the trained internal models. The model instance yielding the minimum validation error for each dataset size was selected for subsequent analysis.</w:t>
      </w:r>
    </w:p>
    <w:p w14:paraId="00000043" w14:textId="77777777" w:rsidR="00F341AA" w:rsidRDefault="00000000">
      <w:pPr>
        <w:pStyle w:val="Heading3"/>
        <w:spacing w:before="100" w:after="100"/>
      </w:pPr>
      <w:r>
        <w:t>Generation of ground-truth trajectories via forward dynamics</w:t>
      </w:r>
    </w:p>
    <w:p w14:paraId="0000004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The inverse dynamics predictions of the trained networks were evaluated using a fixed test dataset comprising 50 independent temporal trajectories generated through numerical integration. The partial </w:t>
      </w:r>
      <w:r>
        <w:rPr>
          <w:rFonts w:ascii="Arial" w:eastAsia="Arial" w:hAnsi="Arial" w:cs="Arial"/>
          <w:color w:val="000000"/>
          <w:sz w:val="20"/>
          <w:szCs w:val="20"/>
        </w:rPr>
        <w:lastRenderedPageBreak/>
        <w:t xml:space="preserve">derivatives of the Appell acceleration energy were set equal to the gravitational forces derived from the potential energy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V=m</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∙g</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∙y</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∙g∙</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y</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1</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θ</m:t>
            </m:r>
          </m:e>
          <m:sub>
            <m:r>
              <w:rPr>
                <w:rFonts w:ascii="Cambria Math" w:eastAsia="Cambria Math" w:hAnsi="Cambria Math" w:cs="Cambria Math"/>
                <w:color w:val="000000"/>
                <w:sz w:val="20"/>
                <w:szCs w:val="20"/>
              </w:rPr>
              <m:t>2</m:t>
            </m:r>
          </m:sub>
        </m:sSub>
        <m:r>
          <w:rPr>
            <w:rFonts w:ascii="Cambria Math" w:eastAsia="Cambria Math" w:hAnsi="Cambria Math" w:cs="Cambria Math"/>
            <w:color w:val="000000"/>
            <w:sz w:val="20"/>
            <w:szCs w:val="20"/>
          </w:rPr>
          <m:t>)</m:t>
        </m:r>
      </m:oMath>
      <w:r>
        <w:rPr>
          <w:rFonts w:ascii="Arial" w:eastAsia="Arial" w:hAnsi="Arial" w:cs="Arial"/>
          <w:color w:val="000000"/>
          <w:sz w:val="20"/>
          <w:szCs w:val="20"/>
        </w:rPr>
        <w:t>:</w:t>
      </w:r>
    </w:p>
    <w:p w14:paraId="00000045" w14:textId="77777777" w:rsidR="00F341AA" w:rsidRDefault="00000000">
      <w:pPr>
        <w:jc w:val="center"/>
        <w:rPr>
          <w:rFonts w:ascii="Cambria Math" w:eastAsia="Cambria Math" w:hAnsi="Cambria Math" w:cs="Cambria Math"/>
          <w:i/>
          <w:iCs/>
          <w:color w:val="000000"/>
          <w:sz w:val="20"/>
          <w:szCs w:val="20"/>
        </w:rPr>
      </w:pPr>
      <m:oMathPara>
        <m:oMath>
          <m:f>
            <m:fPr>
              <m:ctrlPr>
                <w:rPr>
                  <w:rFonts w:ascii="Cambria Math" w:eastAsia="Cambria Math" w:hAnsi="Cambria Math" w:cs="Cambria Math"/>
                  <w:i/>
                  <w:iCs/>
                  <w:color w:val="000000"/>
                  <w:sz w:val="20"/>
                  <w:szCs w:val="20"/>
                </w:rPr>
              </m:ctrlPr>
            </m:fPr>
            <m:num>
              <m:r>
                <w:rPr>
                  <w:rFonts w:ascii="Cambria Math" w:hAnsi="Cambria Math"/>
                </w:rPr>
                <m:t>∂</m:t>
              </m:r>
              <m:r>
                <w:rPr>
                  <w:rFonts w:ascii="Cambria Math" w:eastAsia="Cambria Math" w:hAnsi="Cambria Math" w:cs="Cambria Math"/>
                  <w:color w:val="000000"/>
                  <w:sz w:val="20"/>
                  <w:szCs w:val="20"/>
                </w:rPr>
                <m:t>S</m:t>
              </m:r>
            </m:num>
            <m:den>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den>
          </m:f>
          <m:r>
            <w:rPr>
              <w:rFonts w:ascii="Cambria Math" w:eastAsia="Cambria Math" w:hAnsi="Cambria Math" w:cs="Cambria Math"/>
              <w:color w:val="000000"/>
              <w:sz w:val="20"/>
              <w:szCs w:val="20"/>
            </w:rPr>
            <m:t>=-</m:t>
          </m:r>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∂V</m:t>
              </m:r>
            </m:num>
            <m:den>
              <m:r>
                <w:rPr>
                  <w:rFonts w:ascii="Cambria Math" w:eastAsia="Cambria Math" w:hAnsi="Cambria Math" w:cs="Cambria Math"/>
                  <w:color w:val="000000"/>
                  <w:sz w:val="20"/>
                  <w:szCs w:val="20"/>
                </w:rPr>
                <m:t>∂q</m:t>
              </m:r>
            </m:den>
          </m:f>
        </m:oMath>
      </m:oMathPara>
    </w:p>
    <w:p w14:paraId="0000004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We algebraically inverted this system of equations to isolate the generalized accelerations</w:t>
      </w:r>
      <w:r>
        <w:rPr>
          <w:rFonts w:ascii="Cambria Math" w:eastAsia="Cambria Math" w:hAnsi="Cambria Math" w:cs="Cambria Math"/>
          <w:b/>
          <w:bCs/>
          <w:color w:val="000000"/>
        </w:rPr>
        <w:t xml:space="preserve">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as explicit functions of the current state. To enable numerical integration, we reformulated the resulting dynamics as a system of continuous first-order ordinary differential equations. To establish the initial conditions, we sampled the joint angles uniformly from the interval [</w:t>
      </w:r>
      <m:oMath>
        <m:r>
          <w:rPr>
            <w:rFonts w:ascii="Cambria Math" w:eastAsia="Cambria Math" w:hAnsi="Cambria Math" w:cs="Cambria Math"/>
            <w:color w:val="000000"/>
          </w:rPr>
          <m:t>-π/3</m:t>
        </m:r>
      </m:oMath>
      <w:r>
        <w:rPr>
          <w:rFonts w:ascii="Arial" w:eastAsia="Arial" w:hAnsi="Arial" w:cs="Arial"/>
          <w:color w:val="000000"/>
          <w:sz w:val="20"/>
          <w:szCs w:val="20"/>
        </w:rPr>
        <w:t>,</w:t>
      </w:r>
      <w:r>
        <w:rPr>
          <w:rFonts w:ascii="Cambria Math" w:eastAsia="Cambria Math" w:hAnsi="Cambria Math" w:cs="Cambria Math"/>
          <w:i/>
          <w:iCs/>
          <w:color w:val="000000"/>
          <w:sz w:val="20"/>
          <w:szCs w:val="20"/>
        </w:rPr>
        <w:t xml:space="preserve"> </w:t>
      </w:r>
      <m:oMath>
        <m:r>
          <w:rPr>
            <w:rFonts w:ascii="Cambria Math" w:hAnsi="Cambria Math"/>
          </w:rPr>
          <m:t>π</m:t>
        </m:r>
        <m:r>
          <w:rPr>
            <w:rFonts w:ascii="Cambria Math" w:eastAsia="Cambria Math" w:hAnsi="Cambria Math" w:cs="Cambria Math"/>
            <w:color w:val="000000"/>
          </w:rPr>
          <m:t>/3</m:t>
        </m:r>
      </m:oMath>
      <w:r>
        <w:rPr>
          <w:rFonts w:ascii="Arial" w:eastAsia="Arial" w:hAnsi="Arial" w:cs="Arial"/>
          <w:color w:val="000000"/>
          <w:sz w:val="20"/>
          <w:szCs w:val="20"/>
        </w:rPr>
        <w:t xml:space="preserve">] rad and set the initial angular velocities to 0 rad/s, which ensured that the subsequent motion was driven exclusively by gravitational forces. This sampling process was repeated to generate initial conditions for 50 independent trajectories. Finally, we numerically integrated this system of equations over a </w:t>
      </w:r>
      <w:sdt>
        <w:sdtPr>
          <w:tag w:val="goog_rdk_17"/>
          <w:id w:val="-2091572290"/>
        </w:sdtPr>
        <w:sdtContent>
          <w:ins w:id="22" w:author="Lauren Parola" w:date="2026-04-29T09:18:00Z">
            <w:r>
              <w:rPr>
                <w:rFonts w:ascii="Arial" w:eastAsia="Arial" w:hAnsi="Arial" w:cs="Arial"/>
                <w:color w:val="000000"/>
                <w:sz w:val="20"/>
                <w:szCs w:val="20"/>
              </w:rPr>
              <w:t>five</w:t>
            </w:r>
          </w:ins>
        </w:sdtContent>
      </w:sdt>
      <w:sdt>
        <w:sdtPr>
          <w:tag w:val="goog_rdk_18"/>
          <w:id w:val="-1566440891"/>
        </w:sdtPr>
        <w:sdtContent>
          <w:del w:id="23" w:author="Lauren Parola" w:date="2026-04-29T09:18:00Z">
            <w:r>
              <w:rPr>
                <w:rFonts w:ascii="Arial" w:eastAsia="Arial" w:hAnsi="Arial" w:cs="Arial"/>
                <w:color w:val="000000"/>
                <w:sz w:val="20"/>
                <w:szCs w:val="20"/>
              </w:rPr>
              <w:delText>5 s</w:delText>
            </w:r>
          </w:del>
        </w:sdtContent>
      </w:sdt>
      <w:sdt>
        <w:sdtPr>
          <w:tag w:val="goog_rdk_19"/>
          <w:id w:val="1510514791"/>
        </w:sdtPr>
        <w:sdtContent>
          <w:ins w:id="24" w:author="Lauren Parola" w:date="2026-04-29T09:18:00Z">
            <w:r>
              <w:rPr>
                <w:rFonts w:ascii="Arial" w:eastAsia="Arial" w:hAnsi="Arial" w:cs="Arial"/>
                <w:color w:val="000000"/>
                <w:sz w:val="20"/>
                <w:szCs w:val="20"/>
              </w:rPr>
              <w:t>-second</w:t>
            </w:r>
          </w:ins>
        </w:sdtContent>
      </w:sdt>
      <w:r>
        <w:rPr>
          <w:rFonts w:ascii="Arial" w:eastAsia="Arial" w:hAnsi="Arial" w:cs="Arial"/>
          <w:color w:val="000000"/>
          <w:sz w:val="20"/>
          <w:szCs w:val="20"/>
        </w:rPr>
        <w:t xml:space="preserve"> duration using a fourth-order Runge-Kutta scheme with a fixed time step of 10</w:t>
      </w:r>
      <w:sdt>
        <w:sdtPr>
          <w:tag w:val="goog_rdk_20"/>
          <w:id w:val="572465736"/>
        </w:sdtPr>
        <w:sdtContent>
          <w:r>
            <w:rPr>
              <w:rFonts w:ascii="Arial Unicode MS" w:eastAsia="Arial Unicode MS" w:hAnsi="Arial Unicode MS" w:cs="Arial Unicode MS"/>
              <w:color w:val="000000"/>
              <w:sz w:val="20"/>
              <w:szCs w:val="20"/>
              <w:vertAlign w:val="superscript"/>
            </w:rPr>
            <w:t>−4</w:t>
          </w:r>
        </w:sdtContent>
      </w:sdt>
      <w:r>
        <w:rPr>
          <w:rFonts w:ascii="Arial" w:eastAsia="Arial" w:hAnsi="Arial" w:cs="Arial"/>
          <w:color w:val="000000"/>
          <w:sz w:val="20"/>
          <w:szCs w:val="20"/>
        </w:rPr>
        <w:t xml:space="preserve"> s.</w:t>
      </w:r>
    </w:p>
    <w:p w14:paraId="00000047"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20"/>
          <w:szCs w:val="20"/>
        </w:rPr>
      </w:pPr>
      <w:r>
        <w:rPr>
          <w:rFonts w:ascii="Arial" w:eastAsia="Arial" w:hAnsi="Arial" w:cs="Arial"/>
          <w:b/>
          <w:bCs/>
          <w:color w:val="000000"/>
          <w:sz w:val="20"/>
          <w:szCs w:val="20"/>
        </w:rPr>
        <w:t>Neural network-based inverse dynamics</w:t>
      </w:r>
    </w:p>
    <w:p w14:paraId="00000048"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We deployed the trained models to predict the inverse dynamics of the 50 unseen ground-truth trajectories. For each model, we normalized the kinematic state vectors of the test set using the mean and standard deviation parameters derived from its specific training distribution. The network mapped these standardized inputs to predict the dimensionless acceleration energy</w:t>
      </w:r>
      <w:r>
        <w:rPr>
          <w:rFonts w:ascii="Arial" w:eastAsia="Arial" w:hAnsi="Arial" w:cs="Arial"/>
          <w:b/>
          <w:bCs/>
          <w:color w:val="000000"/>
          <w:sz w:val="20"/>
          <w:szCs w:val="20"/>
        </w:rPr>
        <w:t xml:space="preserv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S</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We evaluated the partial derivatives of this scalar output with respect to the normalized input accelerations via automatic differentiation. We then multiplied these dimensionless gradients by the model-specific scaling vector to recover the predicted physical joint torques:</w:t>
      </w:r>
    </w:p>
    <w:p w14:paraId="00000049" w14:textId="77777777" w:rsidR="00F341AA" w:rsidRDefault="00000000">
      <w:pPr>
        <w:jc w:val="center"/>
        <w:rPr>
          <w:rFonts w:ascii="Cambria Math" w:eastAsia="Cambria Math" w:hAnsi="Cambria Math" w:cs="Cambria Math"/>
          <w:i/>
          <w:iCs/>
          <w:color w:val="000000"/>
          <w:sz w:val="20"/>
          <w:szCs w:val="20"/>
        </w:rPr>
      </w:pPr>
      <m:oMathPara>
        <m:oMath>
          <m:sSub>
            <m:sSubPr>
              <m:ctrlPr>
                <w:rPr>
                  <w:rFonts w:ascii="Cambria Math" w:eastAsia="Cambria Math" w:hAnsi="Cambria Math" w:cs="Cambria Math"/>
                  <w:i/>
                  <w:iCs/>
                  <w:color w:val="000000"/>
                  <w:sz w:val="20"/>
                  <w:szCs w:val="20"/>
                </w:rPr>
              </m:ctrlPr>
            </m:sSubPr>
            <m:e>
              <m:r>
                <w:rPr>
                  <w:rFonts w:ascii="Cambria Math" w:hAnsi="Cambria Math"/>
                </w:rPr>
                <m:t>τ</m:t>
              </m:r>
            </m:e>
            <m:sub>
              <m:r>
                <w:rPr>
                  <w:rFonts w:ascii="Cambria Math" w:eastAsia="Cambria Math" w:hAnsi="Cambria Math" w:cs="Cambria Math"/>
                  <w:color w:val="000000"/>
                  <w:sz w:val="20"/>
                  <w:szCs w:val="20"/>
                </w:rPr>
                <m:t>pred</m:t>
              </m:r>
            </m:sub>
          </m:sSub>
          <m:r>
            <w:rPr>
              <w:rFonts w:ascii="Cambria Math" w:eastAsia="Cambria Math" w:hAnsi="Cambria Math" w:cs="Cambria Math"/>
              <w:color w:val="000000"/>
              <w:sz w:val="20"/>
              <w:szCs w:val="20"/>
            </w:rPr>
            <m:t>=</m:t>
          </m:r>
          <m:d>
            <m:dPr>
              <m:ctrlPr>
                <w:rPr>
                  <w:rFonts w:ascii="Cambria Math" w:eastAsia="Cambria Math" w:hAnsi="Cambria Math" w:cs="Cambria Math"/>
                  <w:i/>
                  <w:iCs/>
                  <w:color w:val="000000"/>
                  <w:sz w:val="20"/>
                  <w:szCs w:val="20"/>
                </w:rPr>
              </m:ctrlPr>
            </m:dPr>
            <m:e>
              <m:f>
                <m:fPr>
                  <m:ctrlPr>
                    <w:rPr>
                      <w:rFonts w:ascii="Cambria Math" w:eastAsia="Cambria Math" w:hAnsi="Cambria Math" w:cs="Cambria Math"/>
                      <w:i/>
                      <w:iCs/>
                      <w:color w:val="000000"/>
                      <w:sz w:val="20"/>
                      <w:szCs w:val="20"/>
                    </w:rPr>
                  </m:ctrlPr>
                </m:fPr>
                <m:num>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σ</m:t>
                      </m:r>
                    </m:e>
                    <m:sub>
                      <m:r>
                        <w:rPr>
                          <w:rFonts w:ascii="Cambria Math" w:eastAsia="Cambria Math" w:hAnsi="Cambria Math" w:cs="Cambria Math"/>
                          <w:color w:val="000000"/>
                          <w:sz w:val="20"/>
                          <w:szCs w:val="20"/>
                        </w:rPr>
                        <m:t>S</m:t>
                      </m:r>
                    </m:sub>
                  </m:sSub>
                </m:num>
                <m:den>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σ</m:t>
                      </m:r>
                    </m:e>
                    <m:sub>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sub>
                  </m:sSub>
                </m:den>
              </m:f>
            </m:e>
          </m:d>
          <m:r>
            <w:rPr>
              <w:rFonts w:ascii="Cambria Math" w:eastAsia="Cambria Math" w:hAnsi="Cambria Math" w:cs="Cambria Math"/>
              <w:color w:val="000000"/>
              <w:sz w:val="20"/>
              <w:szCs w:val="20"/>
            </w:rPr>
            <m:t>⨀</m:t>
          </m:r>
          <m:d>
            <m:dPr>
              <m:ctrlPr>
                <w:rPr>
                  <w:rFonts w:ascii="Cambria Math" w:eastAsia="Cambria Math" w:hAnsi="Cambria Math" w:cs="Cambria Math"/>
                  <w:i/>
                  <w:iCs/>
                  <w:color w:val="000000"/>
                  <w:sz w:val="20"/>
                  <w:szCs w:val="20"/>
                </w:rPr>
              </m:ctrlPr>
            </m:dPr>
            <m:e>
              <m:f>
                <m:fPr>
                  <m:ctrlPr>
                    <w:rPr>
                      <w:rFonts w:ascii="Cambria Math" w:eastAsia="Cambria Math" w:hAnsi="Cambria Math" w:cs="Cambria Math"/>
                      <w:i/>
                      <w:iCs/>
                      <w:color w:val="000000"/>
                      <w:sz w:val="20"/>
                      <w:szCs w:val="20"/>
                    </w:rPr>
                  </m:ctrlPr>
                </m:fPr>
                <m:num>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S</m:t>
                      </m:r>
                    </m:e>
                    <m:sup>
                      <m:r>
                        <w:rPr>
                          <w:rFonts w:ascii="Cambria Math" w:eastAsia="Cambria Math" w:hAnsi="Cambria Math" w:cs="Cambria Math"/>
                          <w:color w:val="000000"/>
                          <w:sz w:val="20"/>
                          <w:szCs w:val="20"/>
                        </w:rPr>
                        <m:t>*</m:t>
                      </m:r>
                    </m:sup>
                  </m:sSup>
                </m:num>
                <m:den>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p>
                      <m:r>
                        <w:rPr>
                          <w:rFonts w:ascii="Cambria Math" w:eastAsia="Cambria Math" w:hAnsi="Cambria Math" w:cs="Cambria Math"/>
                          <w:color w:val="000000"/>
                          <w:sz w:val="20"/>
                          <w:szCs w:val="20"/>
                        </w:rPr>
                        <m:t>*</m:t>
                      </m:r>
                    </m:sup>
                  </m:sSup>
                </m:den>
              </m:f>
            </m:e>
          </m:d>
        </m:oMath>
      </m:oMathPara>
    </w:p>
    <w:p w14:paraId="0000004A"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7"/>
          <w:szCs w:val="17"/>
        </w:rPr>
      </w:pPr>
      <w:r>
        <w:rPr>
          <w:rFonts w:ascii="Arial" w:eastAsia="Arial" w:hAnsi="Arial" w:cs="Arial"/>
          <w:color w:val="000000"/>
          <w:sz w:val="20"/>
          <w:szCs w:val="20"/>
        </w:rPr>
        <w:t>To quantify the predictive accuracy of each model, we computed the RMSE between</w:t>
      </w:r>
      <w:r>
        <w:rPr>
          <w:rFonts w:ascii="Arial" w:eastAsia="Arial" w:hAnsi="Arial" w:cs="Arial"/>
          <w:b/>
          <w:bCs/>
          <w:color w:val="000000"/>
          <w:sz w:val="20"/>
          <w:szCs w:val="20"/>
        </w:rPr>
        <w:t xml:space="preserve"> </w:t>
      </w:r>
      <m:oMath>
        <m:sSub>
          <m:sSubPr>
            <m:ctrlPr>
              <w:rPr>
                <w:rFonts w:ascii="Cambria Math" w:eastAsia="Cambria Math" w:hAnsi="Cambria Math" w:cs="Cambria Math"/>
                <w:i/>
                <w:iCs/>
                <w:color w:val="000000"/>
                <w:sz w:val="20"/>
                <w:szCs w:val="20"/>
              </w:rPr>
            </m:ctrlPr>
          </m:sSubPr>
          <m:e>
            <m:r>
              <w:rPr>
                <w:rFonts w:ascii="Cambria Math" w:hAnsi="Cambria Math"/>
              </w:rPr>
              <m:t>τ</m:t>
            </m:r>
          </m:e>
          <m:sub>
            <m:r>
              <w:rPr>
                <w:rFonts w:ascii="Cambria Math" w:eastAsia="Cambria Math" w:hAnsi="Cambria Math" w:cs="Cambria Math"/>
                <w:color w:val="000000"/>
                <w:sz w:val="20"/>
                <w:szCs w:val="20"/>
              </w:rPr>
              <m:t>pred</m:t>
            </m:r>
          </m:sub>
        </m:sSub>
      </m:oMath>
      <w:r>
        <w:rPr>
          <w:rFonts w:ascii="Arial" w:eastAsia="Arial" w:hAnsi="Arial" w:cs="Arial"/>
          <w:b/>
          <w:bCs/>
          <w:color w:val="000000"/>
          <w:sz w:val="20"/>
          <w:szCs w:val="20"/>
        </w:rPr>
        <w:t xml:space="preserve"> </w:t>
      </w:r>
      <w:r>
        <w:rPr>
          <w:rFonts w:ascii="Arial" w:eastAsia="Arial" w:hAnsi="Arial" w:cs="Arial"/>
          <w:color w:val="000000"/>
          <w:sz w:val="20"/>
          <w:szCs w:val="20"/>
        </w:rPr>
        <w:t>and the analytical ground-truth, evaluated independently for each joint across all simulated time steps.</w:t>
      </w:r>
    </w:p>
    <w:p w14:paraId="0000004B" w14:textId="77777777" w:rsidR="00F341AA" w:rsidRDefault="00000000">
      <w:pPr>
        <w:pStyle w:val="Heading3"/>
        <w:spacing w:before="100" w:after="100"/>
      </w:pPr>
      <w:r>
        <w:t>Forward dynamics via optimization</w:t>
      </w:r>
    </w:p>
    <w:p w14:paraId="0000004C"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To solve the forward dynamics problem without requiring a distinct forward model, we repurposed the trained inverse dynamics network and formulated the derivation of joint accelerations as an unconstrained </w:t>
      </w:r>
      <w:r>
        <w:rPr>
          <w:rFonts w:ascii="Arial" w:eastAsia="Arial" w:hAnsi="Arial" w:cs="Arial"/>
          <w:color w:val="000000"/>
          <w:sz w:val="20"/>
          <w:szCs w:val="20"/>
        </w:rPr>
        <w:lastRenderedPageBreak/>
        <w:t xml:space="preserve">numerical optimization task. Following the Gibbs-Appell formulation, we established the fundamental equation of motion by equating the gradient of the acceleration energy with respect to the generalized accelerations to the generalized external forces. Setting gravity as the sole external torque, denoted as </w:t>
      </w:r>
      <m:oMath>
        <m:r>
          <w:rPr>
            <w:rFonts w:ascii="Cambria Math" w:hAnsi="Cambria Math"/>
          </w:rPr>
          <m:t>τ≡</m:t>
        </m:r>
        <m:r>
          <w:rPr>
            <w:rFonts w:ascii="Cambria Math" w:eastAsia="Cambria Math" w:hAnsi="Cambria Math" w:cs="Cambria Math"/>
            <w:color w:val="000000"/>
            <w:sz w:val="20"/>
            <w:szCs w:val="20"/>
          </w:rPr>
          <m:t>-G(q)</m:t>
        </m:r>
      </m:oMath>
      <w:r>
        <w:rPr>
          <w:rFonts w:ascii="Arial" w:eastAsia="Arial" w:hAnsi="Arial" w:cs="Arial"/>
          <w:color w:val="000000"/>
          <w:sz w:val="20"/>
          <w:szCs w:val="20"/>
        </w:rPr>
        <w:t>, we obtained the governing equation of zero balance:</w:t>
      </w:r>
    </w:p>
    <w:p w14:paraId="0000004D" w14:textId="77777777" w:rsidR="00F341AA" w:rsidRDefault="00000000">
      <w:pPr>
        <w:jc w:val="center"/>
        <w:rPr>
          <w:rFonts w:ascii="Cambria Math" w:eastAsia="Cambria Math" w:hAnsi="Cambria Math" w:cs="Cambria Math"/>
          <w:i/>
          <w:iCs/>
          <w:color w:val="000000"/>
          <w:sz w:val="20"/>
          <w:szCs w:val="20"/>
        </w:rPr>
      </w:pPr>
      <m:oMathPara>
        <m:oMath>
          <m:sSub>
            <m:sSubPr>
              <m:ctrlPr>
                <w:rPr>
                  <w:rFonts w:ascii="Cambria Math" w:hAnsi="Cambria Math"/>
                </w:rPr>
              </m:ctrlPr>
            </m:sSubPr>
            <m:e>
              <m:r>
                <w:rPr>
                  <w:rFonts w:ascii="Cambria Math" w:hAnsi="Cambria Math"/>
                </w:rPr>
                <m:t>∇</m:t>
              </m:r>
            </m:e>
            <m:sub>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sub>
          </m:sSub>
          <m:r>
            <w:rPr>
              <w:rFonts w:ascii="Cambria Math" w:eastAsia="Cambria Math" w:hAnsi="Cambria Math" w:cs="Cambria Math"/>
              <w:color w:val="000000"/>
              <w:sz w:val="20"/>
              <w:szCs w:val="20"/>
            </w:rPr>
            <m:t>S</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r>
            <w:rPr>
              <w:rFonts w:ascii="Cambria Math" w:eastAsia="Cambria Math" w:hAnsi="Cambria Math" w:cs="Cambria Math"/>
              <w:color w:val="000000"/>
              <w:sz w:val="20"/>
              <w:szCs w:val="20"/>
            </w:rPr>
            <m:t>=0,</m:t>
          </m:r>
        </m:oMath>
      </m:oMathPara>
    </w:p>
    <w:p w14:paraId="0000004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rPr>
      </w:pPr>
      <w:r>
        <w:rPr>
          <w:rFonts w:ascii="Arial" w:eastAsia="Arial" w:hAnsi="Arial" w:cs="Arial"/>
          <w:color w:val="000000"/>
          <w:sz w:val="20"/>
          <w:szCs w:val="20"/>
        </w:rPr>
        <w:t xml:space="preserve">where </w:t>
      </w:r>
      <m:oMath>
        <m:sSub>
          <m:sSubPr>
            <m:ctrlPr>
              <w:rPr>
                <w:rFonts w:ascii="Cambria Math" w:hAnsi="Cambria Math"/>
              </w:rPr>
            </m:ctrlPr>
          </m:sSubPr>
          <m:e>
            <m:r>
              <w:rPr>
                <w:rFonts w:ascii="Cambria Math" w:hAnsi="Cambria Math"/>
              </w:rPr>
              <m:t>∇</m:t>
            </m:r>
          </m:e>
          <m:sub>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sub>
        </m:sSub>
        <m:r>
          <w:rPr>
            <w:rFonts w:ascii="Cambria Math" w:eastAsia="Cambria Math" w:hAnsi="Cambria Math" w:cs="Cambria Math"/>
            <w:color w:val="000000"/>
          </w:rPr>
          <m:t>=</m:t>
        </m:r>
        <m:f>
          <m:fPr>
            <m:ctrlPr>
              <w:rPr>
                <w:rFonts w:ascii="Cambria Math" w:eastAsia="Cambria Math" w:hAnsi="Cambria Math" w:cs="Cambria Math"/>
                <w:i/>
                <w:iCs/>
                <w:color w:val="000000"/>
              </w:rPr>
            </m:ctrlPr>
          </m:fPr>
          <m:num>
            <m:r>
              <w:rPr>
                <w:rFonts w:ascii="Cambria Math" w:eastAsia="Cambria Math" w:hAnsi="Cambria Math" w:cs="Cambria Math"/>
                <w:color w:val="000000"/>
              </w:rPr>
              <m:t>∂</m:t>
            </m:r>
          </m:num>
          <m:den>
            <m:r>
              <w:rPr>
                <w:rFonts w:ascii="Cambria Math" w:eastAsia="Cambria Math" w:hAnsi="Cambria Math" w:cs="Cambria Math"/>
                <w:color w:val="000000"/>
              </w:rPr>
              <m:t>∂</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den>
        </m:f>
      </m:oMath>
      <w:r>
        <w:rPr>
          <w:rFonts w:ascii="Arial" w:eastAsia="Arial" w:hAnsi="Arial" w:cs="Arial"/>
          <w:color w:val="000000"/>
          <w:sz w:val="20"/>
          <w:szCs w:val="20"/>
        </w:rPr>
        <w:t xml:space="preserve">. To resolve this equation algorithmically, we sought a scalar objective function </w:t>
      </w:r>
      <m:oMath>
        <m:r>
          <w:rPr>
            <w:rFonts w:ascii="Cambria Math" w:eastAsia="Cambria Math" w:hAnsi="Cambria Math" w:cs="Cambria Math"/>
            <w:color w:val="000000"/>
          </w:rPr>
          <m:t>J(</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r>
          <w:rPr>
            <w:rFonts w:ascii="Cambria Math" w:eastAsia="Cambria Math" w:hAnsi="Cambria Math" w:cs="Cambria Math"/>
            <w:color w:val="000000"/>
          </w:rPr>
          <m:t>)</m:t>
        </m:r>
      </m:oMath>
      <w:r>
        <w:rPr>
          <w:rFonts w:ascii="Arial" w:eastAsia="Arial" w:hAnsi="Arial" w:cs="Arial"/>
          <w:color w:val="000000"/>
          <w:sz w:val="20"/>
          <w:szCs w:val="20"/>
        </w:rPr>
        <w:t xml:space="preserve"> such that its unconstrained minimization (characterized by the stationary condition </w:t>
      </w:r>
      <m:oMath>
        <m:sSub>
          <m:sSubPr>
            <m:ctrlPr>
              <w:rPr>
                <w:rFonts w:ascii="Cambria Math" w:hAnsi="Cambria Math"/>
              </w:rPr>
            </m:ctrlPr>
          </m:sSubPr>
          <m:e>
            <m:r>
              <w:rPr>
                <w:rFonts w:ascii="Cambria Math" w:hAnsi="Cambria Math"/>
              </w:rPr>
              <m:t>∇</m:t>
            </m:r>
          </m:e>
          <m:sub>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sub>
        </m:sSub>
        <m:r>
          <w:rPr>
            <w:rFonts w:ascii="Cambria Math" w:eastAsia="Cambria Math" w:hAnsi="Cambria Math" w:cs="Cambria Math"/>
            <w:color w:val="000000"/>
          </w:rPr>
          <m:t>J(</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r>
          <w:rPr>
            <w:rFonts w:ascii="Cambria Math" w:eastAsia="Cambria Math" w:hAnsi="Cambria Math" w:cs="Cambria Math"/>
            <w:color w:val="000000"/>
          </w:rPr>
          <m:t>)=0</m:t>
        </m:r>
      </m:oMath>
      <w:r>
        <w:rPr>
          <w:rFonts w:ascii="Arial" w:eastAsia="Arial" w:hAnsi="Arial" w:cs="Arial"/>
          <w:color w:val="000000"/>
          <w:sz w:val="20"/>
          <w:szCs w:val="20"/>
        </w:rPr>
        <w:t xml:space="preserve">) mathematically satisfies this balance of torques. We constructed </w:t>
      </w:r>
      <m:oMath>
        <m:r>
          <w:rPr>
            <w:rFonts w:ascii="Cambria Math" w:eastAsia="Cambria Math" w:hAnsi="Cambria Math" w:cs="Cambria Math"/>
            <w:color w:val="000000"/>
          </w:rPr>
          <m:t>J(</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r>
          <w:rPr>
            <w:rFonts w:ascii="Cambria Math" w:eastAsia="Cambria Math" w:hAnsi="Cambria Math" w:cs="Cambria Math"/>
            <w:color w:val="000000"/>
          </w:rPr>
          <m:t>)</m:t>
        </m:r>
      </m:oMath>
      <w:r>
        <w:rPr>
          <w:rFonts w:ascii="Arial" w:eastAsia="Arial" w:hAnsi="Arial" w:cs="Arial"/>
          <w:color w:val="000000"/>
          <w:sz w:val="20"/>
          <w:szCs w:val="20"/>
        </w:rPr>
        <w:t xml:space="preserve"> by taking the integral of the equation of zero balance with respect to the acceleration vector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m:t>
            </m:r>
          </m:sup>
        </m:sSup>
      </m:oMath>
      <w:r>
        <w:rPr>
          <w:rFonts w:ascii="Arial" w:eastAsia="Arial" w:hAnsi="Arial" w:cs="Arial"/>
          <w:color w:val="000000"/>
          <w:sz w:val="20"/>
          <w:szCs w:val="20"/>
        </w:rPr>
        <w:t>:</w:t>
      </w:r>
    </w:p>
    <w:p w14:paraId="0000004F"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J</m:t>
          </m:r>
          <m:d>
            <m:dPr>
              <m:ctrlPr>
                <w:rPr>
                  <w:rFonts w:ascii="Cambria Math" w:eastAsia="Cambria Math" w:hAnsi="Cambria Math" w:cs="Cambria Math"/>
                  <w:i/>
                  <w:iCs/>
                  <w:color w:val="000000"/>
                  <w:sz w:val="20"/>
                  <w:szCs w:val="20"/>
                </w:rPr>
              </m:ctrlPr>
            </m:d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m:t>
          </m:r>
          <m:d>
            <m:dPr>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m:t>
                  </m:r>
                </m:e>
                <m:sub>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sub>
              </m:sSub>
              <m:r>
                <w:rPr>
                  <w:rFonts w:ascii="Cambria Math" w:eastAsia="Cambria Math" w:hAnsi="Cambria Math" w:cs="Cambria Math"/>
                  <w:color w:val="000000"/>
                  <w:sz w:val="20"/>
                  <w:szCs w:val="20"/>
                </w:rPr>
                <m:t>S</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e>
          </m:d>
          <m:r>
            <w:rPr>
              <w:rFonts w:ascii="Cambria Math" w:eastAsia="Cambria Math" w:hAnsi="Cambria Math" w:cs="Cambria Math"/>
              <w:color w:val="000000"/>
              <w:sz w:val="20"/>
              <w:szCs w:val="20"/>
            </w:rPr>
            <m:t>d</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m:oMathPara>
    </w:p>
    <w:p w14:paraId="00000050"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Because the inertial term is the gradient of the acceleration energy with respect to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integrating it over acceleration space recovers  </w:t>
      </w:r>
      <m:oMath>
        <m:r>
          <w:rPr>
            <w:rFonts w:ascii="Cambria Math" w:eastAsia="Cambria Math" w:hAnsi="Cambria Math" w:cs="Cambria Math"/>
            <w:color w:val="000000"/>
            <w:sz w:val="20"/>
            <w:szCs w:val="20"/>
          </w:rPr>
          <m:t>S</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oMath>
      <w:r>
        <w:rPr>
          <w:rFonts w:ascii="Arial" w:eastAsia="Arial" w:hAnsi="Arial" w:cs="Arial"/>
          <w:color w:val="000000"/>
          <w:sz w:val="20"/>
          <w:szCs w:val="20"/>
        </w:rPr>
        <w:t xml:space="preserve">, up to a term that may depend on </w:t>
      </w:r>
      <m:oMath>
        <m:r>
          <w:rPr>
            <w:rFonts w:ascii="Cambria Math" w:eastAsia="Cambria Math" w:hAnsi="Cambria Math" w:cs="Cambria Math"/>
            <w:color w:val="000000"/>
            <w:sz w:val="20"/>
            <w:szCs w:val="20"/>
          </w:rPr>
          <m:t>q</m:t>
        </m:r>
      </m:oMath>
      <w:r>
        <w:rPr>
          <w:rFonts w:ascii="Arial" w:eastAsia="Arial" w:hAnsi="Arial" w:cs="Arial"/>
          <w:b/>
          <w:bCs/>
          <w:color w:val="000000"/>
          <w:sz w:val="20"/>
          <w:szCs w:val="20"/>
        </w:rPr>
        <w:t xml:space="preserve"> </w:t>
      </w:r>
      <w:r>
        <w:rPr>
          <w:rFonts w:ascii="Arial" w:eastAsia="Arial" w:hAnsi="Arial" w:cs="Arial"/>
          <w:color w:val="000000"/>
          <w:sz w:val="20"/>
          <w:szCs w:val="20"/>
        </w:rPr>
        <w:t>and</w:t>
      </w:r>
      <w:r>
        <w:rPr>
          <w:rFonts w:ascii="Arial" w:eastAsia="Arial" w:hAnsi="Arial" w:cs="Arial"/>
          <w:b/>
          <w:bCs/>
          <w:color w:val="000000"/>
          <w:sz w:val="20"/>
          <w:szCs w:val="20"/>
        </w:rPr>
        <w:t xml:space="preserv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but not on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The gravitational vector </w:t>
      </w:r>
      <m:oMath>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oMath>
      <w:r>
        <w:rPr>
          <w:rFonts w:ascii="Arial" w:eastAsia="Arial" w:hAnsi="Arial" w:cs="Arial"/>
          <w:color w:val="000000"/>
          <w:sz w:val="20"/>
          <w:szCs w:val="20"/>
        </w:rPr>
        <w:t xml:space="preserve">is independent of acceleration, so its integral with respect to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b/>
          <w:bCs/>
          <w:color w:val="000000"/>
          <w:sz w:val="20"/>
          <w:szCs w:val="20"/>
        </w:rPr>
        <w:t xml:space="preserve"> </w:t>
      </w:r>
      <w:r>
        <w:rPr>
          <w:rFonts w:ascii="Arial" w:eastAsia="Arial" w:hAnsi="Arial" w:cs="Arial"/>
          <w:color w:val="000000"/>
          <w:sz w:val="20"/>
          <w:szCs w:val="20"/>
        </w:rPr>
        <w:t xml:space="preserve">is the inner product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e>
          <m:sup>
            <m:r>
              <w:rPr>
                <w:rFonts w:ascii="Cambria Math" w:eastAsia="Cambria Math" w:hAnsi="Cambria Math" w:cs="Cambria Math"/>
                <w:color w:val="000000"/>
                <w:sz w:val="20"/>
                <w:szCs w:val="20"/>
              </w:rPr>
              <m:t>⊤</m:t>
            </m:r>
          </m:sup>
        </m:sSup>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Combining these terms gives the objective function of form:</w:t>
      </w:r>
    </w:p>
    <w:p w14:paraId="00000051"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J</m:t>
          </m:r>
          <m:d>
            <m:dPr>
              <m:ctrlPr>
                <w:rPr>
                  <w:rFonts w:ascii="Cambria Math" w:eastAsia="Cambria Math" w:hAnsi="Cambria Math" w:cs="Cambria Math"/>
                  <w:i/>
                  <w:iCs/>
                  <w:color w:val="000000"/>
                  <w:sz w:val="20"/>
                  <w:szCs w:val="20"/>
                </w:rPr>
              </m:ctrlPr>
            </m:d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=S</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e>
            <m:sup>
              <m:r>
                <w:rPr>
                  <w:rFonts w:ascii="Cambria Math" w:eastAsia="Cambria Math" w:hAnsi="Cambria Math" w:cs="Cambria Math"/>
                  <w:color w:val="000000"/>
                  <w:sz w:val="20"/>
                  <w:szCs w:val="20"/>
                </w:rPr>
                <m:t>⊤</m:t>
              </m:r>
            </m:sup>
          </m:sSup>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+C(q,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oMath>
      </m:oMathPara>
    </w:p>
    <w:p w14:paraId="00000052"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The aggregated integration constant </w:t>
      </w:r>
      <m:oMath>
        <m:r>
          <w:rPr>
            <w:rFonts w:ascii="Cambria Math" w:eastAsia="Cambria Math" w:hAnsi="Cambria Math" w:cs="Cambria Math"/>
            <w:color w:val="000000"/>
            <w:sz w:val="20"/>
            <w:szCs w:val="20"/>
          </w:rPr>
          <m:t>C(q,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oMath>
      <w:r>
        <w:rPr>
          <w:rFonts w:ascii="Arial" w:eastAsia="Arial" w:hAnsi="Arial" w:cs="Arial"/>
          <w:color w:val="000000"/>
          <w:sz w:val="20"/>
          <w:szCs w:val="20"/>
        </w:rPr>
        <w:t> </w:t>
      </w:r>
      <w:r>
        <w:rPr>
          <w:rFonts w:ascii="Arial" w:eastAsia="Arial" w:hAnsi="Arial" w:cs="Arial"/>
          <w:i/>
          <w:iCs/>
          <w:color w:val="000000"/>
          <w:sz w:val="20"/>
          <w:szCs w:val="20"/>
        </w:rPr>
        <w:t>does not</w:t>
      </w:r>
      <w:r>
        <w:rPr>
          <w:rFonts w:ascii="Arial" w:eastAsia="Arial" w:hAnsi="Arial" w:cs="Arial"/>
          <w:color w:val="000000"/>
          <w:sz w:val="20"/>
          <w:szCs w:val="20"/>
        </w:rPr>
        <w:t xml:space="preserve"> depend on the optimization variable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it </w:t>
      </w:r>
      <w:r>
        <w:rPr>
          <w:rFonts w:ascii="Arial" w:eastAsia="Arial" w:hAnsi="Arial" w:cs="Arial"/>
          <w:i/>
          <w:iCs/>
          <w:color w:val="000000"/>
          <w:sz w:val="20"/>
          <w:szCs w:val="20"/>
        </w:rPr>
        <w:t>does not</w:t>
      </w:r>
      <w:r>
        <w:rPr>
          <w:rFonts w:ascii="Arial" w:eastAsia="Arial" w:hAnsi="Arial" w:cs="Arial"/>
          <w:color w:val="000000"/>
          <w:sz w:val="20"/>
          <w:szCs w:val="20"/>
        </w:rPr>
        <w:t xml:space="preserve"> affect the location of the minimum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min</m:t>
            </m:r>
          </m:sub>
        </m:sSub>
      </m:oMath>
      <w:r>
        <w:rPr>
          <w:rFonts w:ascii="Arial" w:eastAsia="Arial" w:hAnsi="Arial" w:cs="Arial"/>
          <w:color w:val="000000"/>
          <w:sz w:val="20"/>
          <w:szCs w:val="20"/>
        </w:rPr>
        <w:t>. While retained for analytical correctness, we omitted it during the computational implementation.</w:t>
      </w:r>
    </w:p>
    <w:p w14:paraId="00000053"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To formulate the final objective function </w:t>
      </w:r>
      <w:sdt>
        <w:sdtPr>
          <w:tag w:val="goog_rdk_21"/>
          <w:id w:val="1354428920"/>
        </w:sdtPr>
        <w:sdtContent>
          <w:ins w:id="25" w:author="Lauren Parola" w:date="2026-04-29T09:23:00Z">
            <w:r>
              <w:rPr>
                <w:rFonts w:ascii="Arial" w:eastAsia="Arial" w:hAnsi="Arial" w:cs="Arial"/>
                <w:color w:val="000000"/>
                <w:sz w:val="20"/>
                <w:szCs w:val="20"/>
              </w:rPr>
              <w:t xml:space="preserve">for </w:t>
            </w:r>
          </w:ins>
        </w:sdtContent>
      </w:sdt>
      <w:sdt>
        <w:sdtPr>
          <w:tag w:val="goog_rdk_22"/>
          <w:id w:val="-1658615066"/>
        </w:sdtPr>
        <w:sdtContent>
          <w:del w:id="26" w:author="Lauren Parola" w:date="2026-04-29T09:23:00Z">
            <w:r>
              <w:rPr>
                <w:rFonts w:ascii="Arial" w:eastAsia="Arial" w:hAnsi="Arial" w:cs="Arial"/>
                <w:color w:val="000000"/>
                <w:sz w:val="20"/>
                <w:szCs w:val="20"/>
              </w:rPr>
              <w:delText xml:space="preserve">to be used in </w:delText>
            </w:r>
          </w:del>
        </w:sdtContent>
      </w:sdt>
      <w:r>
        <w:rPr>
          <w:rFonts w:ascii="Arial" w:eastAsia="Arial" w:hAnsi="Arial" w:cs="Arial"/>
          <w:color w:val="000000"/>
          <w:sz w:val="20"/>
          <w:szCs w:val="20"/>
        </w:rPr>
        <w:t xml:space="preserve">simulation, we replaced the analytical </w:t>
      </w:r>
      <m:oMath>
        <m:r>
          <w:rPr>
            <w:rFonts w:ascii="Cambria Math" w:eastAsia="Cambria Math" w:hAnsi="Cambria Math" w:cs="Cambria Math"/>
            <w:color w:val="000000"/>
          </w:rPr>
          <m:t>S</m:t>
        </m:r>
      </m:oMath>
      <w:r>
        <w:rPr>
          <w:rFonts w:ascii="Arial" w:eastAsia="Arial" w:hAnsi="Arial" w:cs="Arial"/>
          <w:color w:val="000000"/>
          <w:sz w:val="20"/>
          <w:szCs w:val="20"/>
        </w:rPr>
        <w:t xml:space="preserve"> with the network-predicted Appellian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net</m:t>
            </m:r>
          </m:sub>
        </m:sSub>
      </m:oMath>
      <w:r>
        <w:rPr>
          <w:rFonts w:ascii="Arial" w:eastAsia="Arial" w:hAnsi="Arial" w:cs="Arial"/>
          <w:color w:val="000000"/>
          <w:sz w:val="20"/>
          <w:szCs w:val="20"/>
        </w:rPr>
        <w:t xml:space="preserve">. Because the network outputted a dimensionless, standardized scalar </w:t>
      </w:r>
      <m:oMath>
        <m:sSup>
          <m:sSupPr>
            <m:ctrlPr>
              <w:rPr>
                <w:rFonts w:ascii="Cambria Math" w:eastAsia="Cambria Math" w:hAnsi="Cambria Math" w:cs="Cambria Math"/>
                <w:i/>
                <w:iCs/>
                <w:color w:val="000000"/>
              </w:rPr>
            </m:ctrlPr>
          </m:sSupPr>
          <m:e>
            <m:sSub>
              <m:sSubPr>
                <m:ctrlPr>
                  <w:rPr>
                    <w:rFonts w:ascii="Cambria Math" w:eastAsia="Cambria Math" w:hAnsi="Cambria Math" w:cs="Cambria Math"/>
                    <w:i/>
                    <w:iCs/>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net</m:t>
                </m:r>
              </m:sub>
            </m:sSub>
          </m:e>
          <m:sup>
            <m:r>
              <w:rPr>
                <w:rFonts w:ascii="Cambria Math" w:eastAsia="Cambria Math" w:hAnsi="Cambria Math" w:cs="Cambria Math"/>
                <w:color w:val="000000"/>
              </w:rPr>
              <m:t>*</m:t>
            </m:r>
          </m:sup>
        </m:sSup>
      </m:oMath>
      <w:r>
        <w:rPr>
          <w:rFonts w:ascii="Arial" w:eastAsia="Arial" w:hAnsi="Arial" w:cs="Arial"/>
          <w:color w:val="000000"/>
          <w:sz w:val="20"/>
          <w:szCs w:val="20"/>
        </w:rPr>
        <w:t xml:space="preserve">, we mathematically recovered the physical acceleration energy by applying the inverse Z-score transformation, </w:t>
      </w:r>
      <m:oMath>
        <m:sSub>
          <m:sSubPr>
            <m:ctrlPr>
              <w:rPr>
                <w:rFonts w:ascii="Cambria Math" w:eastAsia="Cambria Math" w:hAnsi="Cambria Math" w:cs="Cambria Math"/>
                <w:i/>
                <w:iCs/>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net</m:t>
            </m:r>
          </m:sub>
        </m:sSub>
        <m:r>
          <w:rPr>
            <w:rFonts w:ascii="Cambria Math" w:eastAsia="Cambria Math" w:hAnsi="Cambria Math" w:cs="Cambria Math"/>
            <w:color w:val="000000"/>
          </w:rPr>
          <m:t>=</m:t>
        </m:r>
        <m:sSup>
          <m:sSupPr>
            <m:ctrlPr>
              <w:rPr>
                <w:rFonts w:ascii="Cambria Math" w:eastAsia="Cambria Math" w:hAnsi="Cambria Math" w:cs="Cambria Math"/>
                <w:i/>
                <w:iCs/>
                <w:color w:val="000000"/>
              </w:rPr>
            </m:ctrlPr>
          </m:sSupPr>
          <m:e>
            <m:sSub>
              <m:sSubPr>
                <m:ctrlPr>
                  <w:rPr>
                    <w:rFonts w:ascii="Cambria Math" w:eastAsia="Cambria Math" w:hAnsi="Cambria Math" w:cs="Cambria Math"/>
                    <w:i/>
                    <w:iCs/>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net</m:t>
                </m:r>
              </m:sub>
            </m:sSub>
          </m:e>
          <m:sup>
            <m:r>
              <w:rPr>
                <w:rFonts w:ascii="Cambria Math" w:eastAsia="Cambria Math" w:hAnsi="Cambria Math" w:cs="Cambria Math"/>
                <w:color w:val="000000"/>
              </w:rPr>
              <m:t>*</m:t>
            </m:r>
          </m:sup>
        </m:sSup>
        <m:sSub>
          <m:sSubPr>
            <m:ctrlPr>
              <w:rPr>
                <w:rFonts w:ascii="Cambria Math" w:eastAsia="Cambria Math" w:hAnsi="Cambria Math" w:cs="Cambria Math"/>
                <w:i/>
                <w:iCs/>
                <w:color w:val="000000"/>
              </w:rPr>
            </m:ctrlPr>
          </m:sSubPr>
          <m:e>
            <m:r>
              <w:rPr>
                <w:rFonts w:ascii="Cambria Math" w:eastAsia="Cambria Math" w:hAnsi="Cambria Math" w:cs="Cambria Math"/>
                <w:color w:val="000000"/>
              </w:rPr>
              <m:t>σ</m:t>
            </m:r>
          </m:e>
          <m:sub>
            <m:r>
              <w:rPr>
                <w:rFonts w:ascii="Cambria Math" w:eastAsia="Cambria Math" w:hAnsi="Cambria Math" w:cs="Cambria Math"/>
                <w:color w:val="000000"/>
              </w:rPr>
              <m:t>S</m:t>
            </m:r>
          </m:sub>
        </m:sSub>
        <m:r>
          <w:rPr>
            <w:rFonts w:ascii="Cambria Math" w:eastAsia="Cambria Math" w:hAnsi="Cambria Math" w:cs="Cambria Math"/>
            <w:color w:val="000000"/>
          </w:rPr>
          <m:t>+</m:t>
        </m:r>
        <m:sSub>
          <m:sSubPr>
            <m:ctrlPr>
              <w:rPr>
                <w:rFonts w:ascii="Cambria Math" w:eastAsia="Cambria Math" w:hAnsi="Cambria Math" w:cs="Cambria Math"/>
                <w:i/>
                <w:iCs/>
                <w:color w:val="000000"/>
              </w:rPr>
            </m:ctrlPr>
          </m:sSubPr>
          <m:e>
            <m:r>
              <w:rPr>
                <w:rFonts w:ascii="Cambria Math" w:eastAsia="Cambria Math" w:hAnsi="Cambria Math" w:cs="Cambria Math"/>
                <w:color w:val="000000"/>
              </w:rPr>
              <m:t>μ</m:t>
            </m:r>
          </m:e>
          <m:sub>
            <m:r>
              <w:rPr>
                <w:rFonts w:ascii="Cambria Math" w:eastAsia="Cambria Math" w:hAnsi="Cambria Math" w:cs="Cambria Math"/>
                <w:color w:val="000000"/>
              </w:rPr>
              <m:t>S</m:t>
            </m:r>
          </m:sub>
        </m:sSub>
      </m:oMath>
      <w:r>
        <w:rPr>
          <w:rFonts w:ascii="Arial" w:eastAsia="Arial" w:hAnsi="Arial" w:cs="Arial"/>
          <w:color w:val="000000"/>
          <w:sz w:val="20"/>
          <w:szCs w:val="20"/>
        </w:rPr>
        <w:t>, using the precomputed dataset statistics. This denormalization ensured dimensional consistency across the objective function, to which we added a temporal regularization term:</w:t>
      </w:r>
    </w:p>
    <w:p w14:paraId="00000054"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J</m:t>
          </m:r>
          <m:d>
            <m:dPr>
              <m:ctrlPr>
                <w:rPr>
                  <w:rFonts w:ascii="Cambria Math" w:eastAsia="Cambria Math" w:hAnsi="Cambria Math" w:cs="Cambria Math"/>
                  <w:i/>
                  <w:iCs/>
                  <w:color w:val="000000"/>
                  <w:sz w:val="20"/>
                  <w:szCs w:val="20"/>
                </w:rPr>
              </m:ctrlPr>
            </m:d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S</m:t>
              </m:r>
            </m:e>
            <m:sub>
              <m:r>
                <w:rPr>
                  <w:rFonts w:ascii="Cambria Math" w:eastAsia="Cambria Math" w:hAnsi="Cambria Math" w:cs="Cambria Math"/>
                  <w:color w:val="000000"/>
                  <w:sz w:val="20"/>
                  <w:szCs w:val="20"/>
                </w:rPr>
                <m:t>net</m:t>
              </m:r>
            </m:sub>
          </m:sSub>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d>
          <m:r>
            <w:rPr>
              <w:rFonts w:ascii="Cambria Math" w:eastAsia="Cambria Math" w:hAnsi="Cambria Math" w:cs="Cambria Math"/>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G</m:t>
              </m:r>
              <m:d>
                <m:dPr>
                  <m:ctrlPr>
                    <w:rPr>
                      <w:rFonts w:ascii="Cambria Math" w:eastAsia="Cambria Math" w:hAnsi="Cambria Math" w:cs="Cambria Math"/>
                      <w:i/>
                      <w:iCs/>
                      <w:color w:val="000000"/>
                      <w:sz w:val="20"/>
                      <w:szCs w:val="20"/>
                    </w:rPr>
                  </m:ctrlPr>
                </m:dPr>
                <m:e>
                  <m:r>
                    <w:rPr>
                      <w:rFonts w:ascii="Cambria Math" w:eastAsia="Cambria Math" w:hAnsi="Cambria Math" w:cs="Cambria Math"/>
                      <w:color w:val="000000"/>
                      <w:sz w:val="20"/>
                      <w:szCs w:val="20"/>
                    </w:rPr>
                    <m:t>q</m:t>
                  </m:r>
                </m:e>
              </m:d>
            </m:e>
            <m:sup>
              <m:r>
                <w:rPr>
                  <w:rFonts w:ascii="Cambria Math" w:eastAsia="Cambria Math" w:hAnsi="Cambria Math" w:cs="Cambria Math"/>
                  <w:color w:val="000000"/>
                  <w:sz w:val="20"/>
                  <w:szCs w:val="20"/>
                </w:rPr>
                <m:t>⊤</m:t>
              </m:r>
            </m:sup>
          </m:sSup>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+λ</m:t>
          </m:r>
          <m:sSup>
            <m:sSupPr>
              <m:ctrlPr>
                <w:rPr>
                  <w:rFonts w:ascii="Cambria Math" w:eastAsia="Cambria Math" w:hAnsi="Cambria Math" w:cs="Cambria Math"/>
                  <w:i/>
                  <w:iCs/>
                  <w:color w:val="000000"/>
                  <w:sz w:val="20"/>
                  <w:szCs w:val="20"/>
                </w:rPr>
              </m:ctrlPr>
            </m:sSupPr>
            <m:e>
              <m:r>
                <w:rPr>
                  <w:rFonts w:ascii="Arial" w:eastAsia="Arial" w:hAnsi="Arial" w:cs="Arial"/>
                  <w:color w:val="000000"/>
                  <w:sz w:val="20"/>
                  <w:szCs w:val="20"/>
                </w:rPr>
                <m:t>‖</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prev</m:t>
                  </m:r>
                </m:sub>
              </m:sSub>
              <m:r>
                <w:rPr>
                  <w:rFonts w:ascii="Arial" w:eastAsia="Arial" w:hAnsi="Arial" w:cs="Arial"/>
                  <w:color w:val="000000"/>
                  <w:sz w:val="20"/>
                  <w:szCs w:val="20"/>
                </w:rPr>
                <m:t>‖</m:t>
              </m:r>
            </m:e>
            <m:sup>
              <m:r>
                <w:rPr>
                  <w:rFonts w:ascii="Cambria Math" w:eastAsia="Cambria Math" w:hAnsi="Cambria Math" w:cs="Cambria Math"/>
                  <w:color w:val="000000"/>
                  <w:sz w:val="20"/>
                  <w:szCs w:val="20"/>
                </w:rPr>
                <m:t>2</m:t>
              </m:r>
            </m:sup>
          </m:sSup>
        </m:oMath>
      </m:oMathPara>
    </w:p>
    <w:p w14:paraId="00000055"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lastRenderedPageBreak/>
        <w:t>where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prev</m:t>
            </m:r>
          </m:sub>
        </m:sSub>
      </m:oMath>
      <w:r>
        <w:rPr>
          <w:rFonts w:ascii="Arial" w:eastAsia="Arial" w:hAnsi="Arial" w:cs="Arial"/>
          <w:color w:val="000000"/>
          <w:sz w:val="20"/>
          <w:szCs w:val="20"/>
        </w:rPr>
        <w:t> denotes the acceleration from the preceding timestep, and </w:t>
      </w:r>
      <m:oMath>
        <m:r>
          <w:rPr>
            <w:rFonts w:ascii="Cambria Math" w:hAnsi="Cambria Math"/>
          </w:rPr>
          <m:t>λ</m:t>
        </m:r>
        <m:r>
          <w:rPr>
            <w:rFonts w:ascii="Cambria Math" w:eastAsia="Cambria Math" w:hAnsi="Cambria Math" w:cs="Cambria Math"/>
            <w:color w:val="000000"/>
            <w:sz w:val="20"/>
            <w:szCs w:val="20"/>
          </w:rPr>
          <m:t>=0.1</m:t>
        </m:r>
      </m:oMath>
      <w:r>
        <w:rPr>
          <w:rFonts w:ascii="Arial" w:eastAsia="Arial" w:hAnsi="Arial" w:cs="Arial"/>
          <w:color w:val="000000"/>
          <w:sz w:val="20"/>
          <w:szCs w:val="20"/>
        </w:rPr>
        <w:t xml:space="preserve"> is the regularization coefficient. </w:t>
      </w:r>
    </w:p>
    <w:p w14:paraId="0000005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We minimized the objective function at each timestep using a two-stage solver, with optimal parameters determined via grid search (see </w:t>
      </w:r>
      <w:r>
        <w:rPr>
          <w:rFonts w:ascii="Arial" w:eastAsia="Arial" w:hAnsi="Arial" w:cs="Arial"/>
          <w:i/>
          <w:iCs/>
          <w:color w:val="000000"/>
          <w:sz w:val="20"/>
          <w:szCs w:val="20"/>
        </w:rPr>
        <w:t>Performance optimization of the optimization-based forward dynamics solver</w:t>
      </w:r>
      <w:r>
        <w:rPr>
          <w:rFonts w:ascii="Arial" w:eastAsia="Arial" w:hAnsi="Arial" w:cs="Arial"/>
          <w:color w:val="000000"/>
          <w:sz w:val="20"/>
          <w:szCs w:val="20"/>
        </w:rPr>
        <w:t xml:space="preserve">). In the first stage, a coarse global search evaluated the cost function across 16 candidate acceleration vectors. This candidate pool comprised the zero vector, the acceleration from the previous timestep, and 14 vectors randomly sampled from a uniform distribution bounded by ±15 rad/s².  </w:t>
      </w:r>
    </w:p>
    <w:p w14:paraId="0000005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In the second stage, the candidate yielding the minimum cost was used to initialize a gradient-based local refinement. We executed 10 optimization steps using the Adam algorithm (learning rate = 0.1) to converge on the final minimizer. This scheme solved the forward dynamics problem by mapping kinematic states to accelerations strictly through the gradient landscape of the learned energy field, circumventing the need for an independent forward model.</w:t>
      </w:r>
    </w:p>
    <w:p w14:paraId="00000058"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20"/>
          <w:szCs w:val="20"/>
        </w:rPr>
      </w:pPr>
      <w:r>
        <w:rPr>
          <w:rFonts w:ascii="Arial" w:eastAsia="Arial" w:hAnsi="Arial" w:cs="Arial"/>
          <w:b/>
          <w:bCs/>
          <w:color w:val="000000"/>
          <w:sz w:val="20"/>
          <w:szCs w:val="20"/>
        </w:rPr>
        <w:t>Performance optimization of the optimization-based forward dynamics solver</w:t>
      </w:r>
    </w:p>
    <w:p w14:paraId="0000005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The accuracy and efficiency of this two-stage solver depend heavily on the scale of the candidate pool and the depth of the local gradient refinement. To systematically identify the optimal solver configuration, we performed a grid search across 336 distinct parameter sets. Our search evaluated three parameters: the number of sampled acceleration vectors (</w:t>
      </w:r>
      <m:oMath>
        <m:r>
          <w:rPr>
            <w:rFonts w:ascii="Cambria Math" w:eastAsia="Cambria Math" w:hAnsi="Cambria Math" w:cs="Cambria Math"/>
            <w:color w:val="000000"/>
            <w:sz w:val="20"/>
            <w:szCs w:val="20"/>
          </w:rPr>
          <m:t>N</m:t>
        </m:r>
      </m:oMath>
      <w:r>
        <w:rPr>
          <w:rFonts w:ascii="Arial" w:eastAsia="Arial" w:hAnsi="Arial" w:cs="Arial"/>
          <w:color w:val="000000"/>
          <w:sz w:val="20"/>
          <w:szCs w:val="20"/>
        </w:rPr>
        <w:t>), the uniform acceleration sampling bound (</w:t>
      </w:r>
      <m:oMath>
        <m:r>
          <w:rPr>
            <w:rFonts w:ascii="Cambria Math" w:eastAsia="Cambria Math" w:hAnsi="Cambria Math" w:cs="Cambria Math"/>
            <w:color w:val="000000"/>
            <w:sz w:val="20"/>
            <w:szCs w:val="20"/>
          </w:rPr>
          <m:t>B</m:t>
        </m:r>
      </m:oMath>
      <w:r>
        <w:rPr>
          <w:rFonts w:ascii="Arial" w:eastAsia="Arial" w:hAnsi="Arial" w:cs="Arial"/>
          <w:color w:val="000000"/>
          <w:sz w:val="20"/>
          <w:szCs w:val="20"/>
        </w:rPr>
        <w:t>), and the number of Adam refinement steps (</w:t>
      </w:r>
      <m:oMath>
        <m:r>
          <w:rPr>
            <w:rFonts w:ascii="Cambria Math" w:eastAsia="Cambria Math" w:hAnsi="Cambria Math" w:cs="Cambria Math"/>
            <w:color w:val="000000"/>
            <w:sz w:val="20"/>
            <w:szCs w:val="20"/>
          </w:rPr>
          <m:t>A</m:t>
        </m:r>
      </m:oMath>
      <w:r>
        <w:rPr>
          <w:rFonts w:ascii="Arial" w:eastAsia="Arial" w:hAnsi="Arial" w:cs="Arial"/>
          <w:color w:val="000000"/>
          <w:sz w:val="20"/>
          <w:szCs w:val="20"/>
        </w:rPr>
        <w:t>) (Table 1). We evaluated each configuration over 50 trajectories with 200 closed-loop state updates per trajectory, yielding 10,000 updates per configuration.</w:t>
      </w:r>
    </w:p>
    <w:p w14:paraId="0000005A"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b/>
          <w:bCs/>
          <w:color w:val="000000"/>
          <w:sz w:val="20"/>
          <w:szCs w:val="20"/>
        </w:rPr>
        <w:t>Table 1</w:t>
      </w:r>
      <w:r>
        <w:rPr>
          <w:rFonts w:ascii="Arial" w:eastAsia="Arial" w:hAnsi="Arial" w:cs="Arial"/>
          <w:color w:val="000000"/>
          <w:sz w:val="20"/>
          <w:szCs w:val="20"/>
        </w:rPr>
        <w:t>. Parameter search space for the forward-dynamics solver.</w:t>
      </w:r>
    </w:p>
    <w:tbl>
      <w:tblPr>
        <w:tblStyle w:val="a"/>
        <w:tblW w:w="935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675"/>
        <w:gridCol w:w="4675"/>
      </w:tblGrid>
      <w:tr w:rsidR="00F341AA" w14:paraId="0907680C" w14:textId="77777777">
        <w:trPr>
          <w:trHeight w:val="223"/>
          <w:jc w:val="center"/>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B"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20"/>
                <w:szCs w:val="20"/>
              </w:rPr>
            </w:pPr>
            <w:r>
              <w:rPr>
                <w:rFonts w:ascii="Arial" w:eastAsia="Arial" w:hAnsi="Arial" w:cs="Arial"/>
                <w:b/>
                <w:bCs/>
                <w:color w:val="000000"/>
                <w:sz w:val="20"/>
                <w:szCs w:val="20"/>
              </w:rPr>
              <w:t>Parameter</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C"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20"/>
                <w:szCs w:val="20"/>
              </w:rPr>
            </w:pPr>
            <w:r>
              <w:rPr>
                <w:rFonts w:ascii="Arial" w:eastAsia="Arial" w:hAnsi="Arial" w:cs="Arial"/>
                <w:b/>
                <w:bCs/>
                <w:color w:val="000000"/>
                <w:sz w:val="20"/>
                <w:szCs w:val="20"/>
              </w:rPr>
              <w:t>Values tested</w:t>
            </w:r>
          </w:p>
        </w:tc>
      </w:tr>
      <w:tr w:rsidR="00F341AA" w14:paraId="7C2F4848" w14:textId="77777777">
        <w:trPr>
          <w:trHeight w:val="227"/>
          <w:jc w:val="center"/>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D"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17"/>
                <w:szCs w:val="17"/>
              </w:rPr>
            </w:pPr>
            <w:r>
              <w:rPr>
                <w:rFonts w:ascii="Arial" w:eastAsia="Arial" w:hAnsi="Arial" w:cs="Arial"/>
                <w:color w:val="000000"/>
                <w:sz w:val="20"/>
                <w:szCs w:val="20"/>
              </w:rPr>
              <w:t xml:space="preserve">Sampled acceleration vectors </w:t>
            </w:r>
            <m:oMath>
              <m:r>
                <w:rPr>
                  <w:rFonts w:ascii="Cambria Math" w:eastAsia="Cambria Math" w:hAnsi="Cambria Math" w:cs="Cambria Math"/>
                  <w:color w:val="000000"/>
                  <w:sz w:val="20"/>
                  <w:szCs w:val="20"/>
                </w:rPr>
                <m:t>N</m:t>
              </m:r>
            </m:oMath>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E"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20"/>
                <w:szCs w:val="20"/>
              </w:rPr>
            </w:pPr>
            <w:r>
              <w:rPr>
                <w:rFonts w:ascii="Arial" w:eastAsia="Arial" w:hAnsi="Arial" w:cs="Arial"/>
                <w:color w:val="000000"/>
                <w:sz w:val="20"/>
                <w:szCs w:val="20"/>
              </w:rPr>
              <w:t>16, 32, 64, 128, 256, 512, 1024</w:t>
            </w:r>
          </w:p>
        </w:tc>
      </w:tr>
      <w:tr w:rsidR="00F341AA" w14:paraId="3CF4EDA3" w14:textId="77777777">
        <w:trPr>
          <w:trHeight w:val="227"/>
          <w:jc w:val="center"/>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5F"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17"/>
                <w:szCs w:val="17"/>
              </w:rPr>
            </w:pPr>
            <w:r>
              <w:rPr>
                <w:rFonts w:ascii="Arial" w:eastAsia="Arial" w:hAnsi="Arial" w:cs="Arial"/>
                <w:color w:val="000000"/>
                <w:sz w:val="20"/>
                <w:szCs w:val="20"/>
              </w:rPr>
              <w:t xml:space="preserve">Uniform sampling bound </w:t>
            </w:r>
            <m:oMath>
              <m:r>
                <w:rPr>
                  <w:rFonts w:ascii="Cambria Math" w:eastAsia="Cambria Math" w:hAnsi="Cambria Math" w:cs="Cambria Math"/>
                  <w:color w:val="000000"/>
                  <w:sz w:val="20"/>
                  <w:szCs w:val="20"/>
                </w:rPr>
                <m:t>B</m:t>
              </m:r>
            </m:oMath>
            <w:r>
              <w:rPr>
                <w:rFonts w:ascii="Arial" w:eastAsia="Arial" w:hAnsi="Arial" w:cs="Arial"/>
                <w:color w:val="000000"/>
                <w:sz w:val="20"/>
                <w:szCs w:val="20"/>
              </w:rPr>
              <w:t xml:space="preserve"> (rad/s^2)</w:t>
            </w:r>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0"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20"/>
                <w:szCs w:val="20"/>
              </w:rPr>
            </w:pPr>
            <w:r>
              <w:rPr>
                <w:rFonts w:ascii="Arial" w:eastAsia="Arial" w:hAnsi="Arial" w:cs="Arial"/>
                <w:color w:val="000000"/>
                <w:sz w:val="20"/>
                <w:szCs w:val="20"/>
              </w:rPr>
              <w:t>+/-5, +/-10, +/-15, +/-20, +/-25, +/-30, +/-35, +/-40</w:t>
            </w:r>
          </w:p>
        </w:tc>
      </w:tr>
      <w:tr w:rsidR="00F341AA" w14:paraId="1B4D6D3E" w14:textId="77777777">
        <w:trPr>
          <w:trHeight w:val="227"/>
          <w:jc w:val="center"/>
        </w:trPr>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1"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17"/>
                <w:szCs w:val="17"/>
              </w:rPr>
            </w:pPr>
            <w:r>
              <w:rPr>
                <w:rFonts w:ascii="Arial" w:eastAsia="Arial" w:hAnsi="Arial" w:cs="Arial"/>
                <w:color w:val="000000"/>
                <w:sz w:val="20"/>
                <w:szCs w:val="20"/>
              </w:rPr>
              <w:lastRenderedPageBreak/>
              <w:t xml:space="preserve">Adam refinement steps </w:t>
            </w:r>
            <m:oMath>
              <m:r>
                <w:rPr>
                  <w:rFonts w:ascii="Cambria Math" w:eastAsia="Cambria Math" w:hAnsi="Cambria Math" w:cs="Cambria Math"/>
                  <w:color w:val="000000"/>
                  <w:sz w:val="20"/>
                  <w:szCs w:val="20"/>
                </w:rPr>
                <m:t>A</m:t>
              </m:r>
            </m:oMath>
          </w:p>
        </w:tc>
        <w:tc>
          <w:tcPr>
            <w:tcW w:w="467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000062" w14:textId="77777777" w:rsidR="00F341AA" w:rsidRDefault="00000000">
            <w:pPr>
              <w:pBdr>
                <w:top w:val="nil"/>
                <w:left w:val="nil"/>
                <w:bottom w:val="nil"/>
                <w:right w:val="nil"/>
                <w:between w:val="nil"/>
              </w:pBdr>
              <w:spacing w:before="100" w:after="100" w:line="480" w:lineRule="auto"/>
              <w:rPr>
                <w:rFonts w:ascii="Arial" w:eastAsia="Arial" w:hAnsi="Arial" w:cs="Arial"/>
                <w:color w:val="000000"/>
                <w:sz w:val="20"/>
                <w:szCs w:val="20"/>
              </w:rPr>
            </w:pPr>
            <w:r>
              <w:rPr>
                <w:rFonts w:ascii="Arial" w:eastAsia="Arial" w:hAnsi="Arial" w:cs="Arial"/>
                <w:color w:val="000000"/>
                <w:sz w:val="20"/>
                <w:szCs w:val="20"/>
              </w:rPr>
              <w:t>0, 1, 2, 5, 10, 15</w:t>
            </w:r>
          </w:p>
        </w:tc>
      </w:tr>
    </w:tbl>
    <w:p w14:paraId="00000063" w14:textId="77777777" w:rsidR="00F341AA" w:rsidRDefault="00F341AA">
      <w:pPr>
        <w:widowControl w:val="0"/>
        <w:pBdr>
          <w:top w:val="nil"/>
          <w:left w:val="nil"/>
          <w:bottom w:val="nil"/>
          <w:right w:val="nil"/>
          <w:between w:val="nil"/>
        </w:pBdr>
        <w:spacing w:before="100" w:after="100"/>
        <w:jc w:val="center"/>
        <w:rPr>
          <w:rFonts w:ascii="Arial" w:eastAsia="Arial" w:hAnsi="Arial" w:cs="Arial"/>
          <w:color w:val="000000"/>
          <w:sz w:val="20"/>
          <w:szCs w:val="20"/>
        </w:rPr>
      </w:pPr>
    </w:p>
    <w:p w14:paraId="0000006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Solver performance was assessed by joint angular accuracy and computational latency. The primary accuracy metric was the mean absolute error (MAE) across both joints, calculated per state update as:</w:t>
      </w:r>
    </w:p>
    <w:p w14:paraId="00000065" w14:textId="77777777" w:rsidR="00F341AA" w:rsidRDefault="00000000">
      <w:pPr>
        <w:jc w:val="center"/>
        <w:rPr>
          <w:rFonts w:ascii="Cambria Math" w:eastAsia="Cambria Math" w:hAnsi="Cambria Math" w:cs="Cambria Math"/>
          <w:i/>
          <w:iCs/>
          <w:color w:val="000000"/>
          <w:sz w:val="20"/>
          <w:szCs w:val="20"/>
        </w:rPr>
      </w:pPr>
      <m:oMathPara>
        <m:oMath>
          <m:r>
            <w:rPr>
              <w:rFonts w:ascii="Cambria Math" w:eastAsia="Cambria Math" w:hAnsi="Cambria Math" w:cs="Cambria Math"/>
              <w:color w:val="000000"/>
              <w:sz w:val="20"/>
              <w:szCs w:val="20"/>
            </w:rPr>
            <m:t>MAE=</m:t>
          </m:r>
          <m:f>
            <m:fPr>
              <m:ctrlPr>
                <w:rPr>
                  <w:rFonts w:ascii="Cambria Math" w:eastAsia="Cambria Math" w:hAnsi="Cambria Math" w:cs="Cambria Math"/>
                  <w:i/>
                  <w:iCs/>
                  <w:color w:val="000000"/>
                  <w:sz w:val="20"/>
                  <w:szCs w:val="20"/>
                </w:rPr>
              </m:ctrlPr>
            </m:fPr>
            <m:num>
              <m:d>
                <m:dPr>
                  <m:begChr m:val="|"/>
                  <m:endChr m:val="|"/>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1,true</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1,pred</m:t>
                      </m:r>
                    </m:sub>
                  </m:sSub>
                </m:e>
              </m:d>
              <m:r>
                <w:rPr>
                  <w:rFonts w:ascii="Cambria Math" w:eastAsia="Cambria Math" w:hAnsi="Cambria Math" w:cs="Cambria Math"/>
                  <w:color w:val="000000"/>
                  <w:sz w:val="20"/>
                  <w:szCs w:val="20"/>
                </w:rPr>
                <m:t>+</m:t>
              </m:r>
              <m:d>
                <m:dPr>
                  <m:begChr m:val="|"/>
                  <m:endChr m:val="|"/>
                  <m:ctrlPr>
                    <w:rPr>
                      <w:rFonts w:ascii="Cambria Math" w:eastAsia="Cambria Math" w:hAnsi="Cambria Math" w:cs="Cambria Math"/>
                      <w:i/>
                      <w:iCs/>
                      <w:color w:val="000000"/>
                      <w:sz w:val="20"/>
                      <w:szCs w:val="20"/>
                    </w:rPr>
                  </m:ctrlPr>
                </m:dPr>
                <m:e>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2,true</m:t>
                      </m:r>
                    </m:sub>
                  </m:sSub>
                  <m:r>
                    <w:rPr>
                      <w:rFonts w:ascii="Cambria Math" w:eastAsia="Cambria Math" w:hAnsi="Cambria Math" w:cs="Cambria Math"/>
                      <w:color w:val="000000"/>
                      <w:sz w:val="20"/>
                      <w:szCs w:val="20"/>
                    </w:rPr>
                    <m:t>-</m:t>
                  </m:r>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2,pred</m:t>
                      </m:r>
                    </m:sub>
                  </m:sSub>
                </m:e>
              </m:d>
            </m:num>
            <m:den>
              <m:r>
                <w:rPr>
                  <w:rFonts w:ascii="Cambria Math" w:eastAsia="Cambria Math" w:hAnsi="Cambria Math" w:cs="Cambria Math"/>
                  <w:color w:val="000000"/>
                  <w:sz w:val="20"/>
                  <w:szCs w:val="20"/>
                </w:rPr>
                <m:t>2</m:t>
              </m:r>
            </m:den>
          </m:f>
          <m:r>
            <w:rPr>
              <w:rFonts w:ascii="Cambria Math" w:eastAsia="Cambria Math" w:hAnsi="Cambria Math" w:cs="Cambria Math"/>
              <w:color w:val="000000"/>
              <w:sz w:val="20"/>
              <w:szCs w:val="20"/>
            </w:rPr>
            <m:t>,</m:t>
          </m:r>
        </m:oMath>
      </m:oMathPara>
    </w:p>
    <w:p w14:paraId="0000006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where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1,true</m:t>
            </m:r>
          </m:sub>
        </m:sSub>
      </m:oMath>
      <w:r>
        <w:rPr>
          <w:rFonts w:ascii="Arial" w:eastAsia="Arial" w:hAnsi="Arial" w:cs="Arial"/>
          <w:color w:val="000000"/>
          <w:sz w:val="20"/>
          <w:szCs w:val="20"/>
        </w:rPr>
        <w:t xml:space="preserve">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2,true</m:t>
            </m:r>
          </m:sub>
        </m:sSub>
      </m:oMath>
      <w:r>
        <w:rPr>
          <w:rFonts w:ascii="Arial" w:eastAsia="Arial" w:hAnsi="Arial" w:cs="Arial"/>
          <w:color w:val="000000"/>
          <w:sz w:val="20"/>
          <w:szCs w:val="20"/>
        </w:rPr>
        <w:t xml:space="preserve"> are the ground-truth angles for joint 1 and joint 2,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1,pred</m:t>
            </m:r>
          </m:sub>
        </m:sSub>
      </m:oMath>
      <w:r>
        <w:rPr>
          <w:rFonts w:ascii="Arial" w:eastAsia="Arial" w:hAnsi="Arial" w:cs="Arial"/>
          <w:color w:val="000000"/>
          <w:sz w:val="20"/>
          <w:szCs w:val="20"/>
        </w:rPr>
        <w:t xml:space="preserve"> and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q</m:t>
            </m:r>
          </m:e>
          <m:sub>
            <m:r>
              <w:rPr>
                <w:rFonts w:ascii="Cambria Math" w:eastAsia="Cambria Math" w:hAnsi="Cambria Math" w:cs="Cambria Math"/>
                <w:color w:val="000000"/>
                <w:sz w:val="20"/>
                <w:szCs w:val="20"/>
              </w:rPr>
              <m:t>2,pred</m:t>
            </m:r>
          </m:sub>
        </m:sSub>
      </m:oMath>
      <w:r>
        <w:rPr>
          <w:rFonts w:ascii="Arial" w:eastAsia="Arial" w:hAnsi="Arial" w:cs="Arial"/>
          <w:color w:val="000000"/>
          <w:sz w:val="20"/>
          <w:szCs w:val="20"/>
        </w:rPr>
        <w:t xml:space="preserve"> are the corresponding predicted angles. This value was averaged across the 10,000 updates.</w:t>
      </w:r>
    </w:p>
    <w:p w14:paraId="0000006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To assess computational speed, we recorded the full state-update time rather than isolated neural-network inference time. This metric accounts for optimizer execution, candidate evaluation, network forward passes, Adam refinement, numerical integration, tensor operations, and loop overheads. Given a simulation timestep of </w:t>
      </w:r>
      <w:sdt>
        <w:sdtPr>
          <w:tag w:val="goog_rdk_23"/>
          <w:id w:val="-1430750070"/>
        </w:sdtPr>
        <w:sdtContent>
          <w:commentRangeStart w:id="27"/>
          <w:commentRangeStart w:id="28"/>
        </w:sdtContent>
      </w:sdt>
      <w:r>
        <w:rPr>
          <w:rFonts w:ascii="Arial" w:eastAsia="Arial" w:hAnsi="Arial" w:cs="Arial"/>
          <w:color w:val="000000"/>
          <w:sz w:val="20"/>
          <w:szCs w:val="20"/>
        </w:rPr>
        <w:t>0.002 s</w:t>
      </w:r>
      <w:commentRangeEnd w:id="27"/>
      <w:r>
        <w:rPr>
          <w:rStyle w:val="CommentReference"/>
          <w:sz w:val="24"/>
          <w:szCs w:val="24"/>
        </w:rPr>
        <w:commentReference w:id="27"/>
      </w:r>
      <w:commentRangeEnd w:id="28"/>
      <w:r w:rsidR="002C332F">
        <w:rPr>
          <w:rStyle w:val="CommentReference"/>
          <w:sz w:val="24"/>
          <w:szCs w:val="24"/>
        </w:rPr>
        <w:commentReference w:id="28"/>
      </w:r>
      <w:sdt>
        <w:sdtPr>
          <w:tag w:val="goog_rdk_24"/>
          <w:id w:val="-450681335"/>
        </w:sdtPr>
        <w:sdtContent>
          <w:r>
            <w:rPr>
              <w:rFonts w:ascii="Arial Unicode MS" w:eastAsia="Arial Unicode MS" w:hAnsi="Arial Unicode MS" w:cs="Arial Unicode MS"/>
              <w:color w:val="000000"/>
              <w:sz w:val="20"/>
              <w:szCs w:val="20"/>
            </w:rPr>
            <w:t>, a configuration was defined as real-time capable if its mean update time was ≤2.0 ms.</w:t>
          </w:r>
        </w:sdtContent>
      </w:sdt>
    </w:p>
    <w:p w14:paraId="00000068" w14:textId="77777777" w:rsidR="00F341AA" w:rsidRDefault="00000000">
      <w:pPr>
        <w:pStyle w:val="Heading3"/>
        <w:spacing w:before="100" w:after="100"/>
      </w:pPr>
      <w:r>
        <w:t>Closed-loop simulation</w:t>
      </w:r>
    </w:p>
    <w:p w14:paraId="0000006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The predictive accuracy of the optimization-based forward dynamics solver was evaluated by conducting closed-loop forward simulations across a distribution of randomly initialized kinematic states. For each initial state, the system was integrated forward in time using a semi-implicit Euler integration scheme (</w:t>
      </w:r>
      <m:oMath>
        <m:r>
          <w:rPr>
            <w:rFonts w:ascii="Cambria Math" w:hAnsi="Cambria Math"/>
          </w:rPr>
          <m:t>Δ</m:t>
        </m:r>
        <m:r>
          <w:rPr>
            <w:rFonts w:ascii="Cambria Math" w:eastAsia="Cambria Math" w:hAnsi="Cambria Math" w:cs="Cambria Math"/>
            <w:color w:val="000000"/>
            <w:sz w:val="20"/>
            <w:szCs w:val="20"/>
          </w:rPr>
          <m:t>t=0.002s</m:t>
        </m:r>
      </m:oMath>
      <w:r>
        <w:rPr>
          <w:rFonts w:ascii="Arial" w:eastAsia="Arial" w:hAnsi="Arial" w:cs="Arial"/>
          <w:color w:val="000000"/>
          <w:sz w:val="20"/>
          <w:szCs w:val="20"/>
        </w:rPr>
        <w:t>), chosen to maintain the numerical stability of the first-order update. At each temporal increment, the solver assessed the current state variables (</w:t>
      </w:r>
      <m:oMath>
        <m:r>
          <w:rPr>
            <w:rFonts w:ascii="Cambria Math" w:eastAsia="Cambria Math" w:hAnsi="Cambria Math" w:cs="Cambria Math"/>
            <w:color w:val="000000"/>
            <w:sz w:val="20"/>
            <w:szCs w:val="20"/>
          </w:rPr>
          <m:t>q,</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and computed the resultant acceleration vector,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rPr>
        <w:t xml:space="preserve">. To stabilize the temporal regularization term at the onset of each simulation, a five-iteration stabilization loop was applied at </w:t>
      </w:r>
      <m:oMath>
        <m:r>
          <w:rPr>
            <w:rFonts w:ascii="Cambria Math" w:eastAsia="Cambria Math" w:hAnsi="Cambria Math" w:cs="Cambria Math"/>
            <w:color w:val="000000"/>
            <w:sz w:val="20"/>
            <w:szCs w:val="20"/>
          </w:rPr>
          <m:t>t=0s</m:t>
        </m:r>
      </m:oMath>
      <w:r>
        <w:rPr>
          <w:rFonts w:ascii="Arial" w:eastAsia="Arial" w:hAnsi="Arial" w:cs="Arial"/>
          <w:color w:val="000000"/>
          <w:sz w:val="20"/>
          <w:szCs w:val="20"/>
        </w:rPr>
        <w:t xml:space="preserve">, with the optimizer’s output recursively fed back to establish the boundary condition for </w:t>
      </w:r>
      <m:oMath>
        <m:sSub>
          <m:sSubPr>
            <m:ctrlPr>
              <w:rPr>
                <w:rFonts w:ascii="Cambria Math" w:eastAsia="Cambria Math" w:hAnsi="Cambria Math" w:cs="Cambria Math"/>
                <w:i/>
                <w:iCs/>
                <w:color w:val="000000"/>
                <w:sz w:val="20"/>
                <w:szCs w:val="20"/>
              </w:rPr>
            </m:ctrlPr>
          </m:sSubPr>
          <m:e>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q</m:t>
                </m:r>
              </m:e>
              <m:sup>
                <m:r>
                  <w:rPr>
                    <w:rFonts w:ascii="Cambria Math" w:eastAsia="Cambria Math" w:hAnsi="Cambria Math" w:cs="Cambria Math"/>
                    <w:color w:val="000000"/>
                    <w:sz w:val="20"/>
                    <w:szCs w:val="20"/>
                  </w:rPr>
                  <m:t>¨</m:t>
                </m:r>
              </m:sup>
            </m:sSup>
          </m:e>
          <m:sub>
            <m:r>
              <w:rPr>
                <w:rFonts w:ascii="Cambria Math" w:eastAsia="Cambria Math" w:hAnsi="Cambria Math" w:cs="Cambria Math"/>
                <w:color w:val="000000"/>
                <w:sz w:val="20"/>
                <w:szCs w:val="20"/>
              </w:rPr>
              <m:t>prev</m:t>
            </m:r>
          </m:sub>
        </m:sSub>
      </m:oMath>
      <w:r>
        <w:rPr>
          <w:rFonts w:ascii="Arial" w:eastAsia="Arial" w:hAnsi="Arial" w:cs="Arial"/>
          <w:color w:val="000000"/>
          <w:sz w:val="20"/>
          <w:szCs w:val="20"/>
        </w:rPr>
        <w:t>.</w:t>
      </w:r>
    </w:p>
    <w:p w14:paraId="0000006A"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Integration drift was quantified by generating corresponding ground-truth trajectories for identical initial states using an explicit fourth-order Runge-Kutta integration scheme (</w:t>
      </w:r>
      <m:oMath>
        <m:r>
          <w:rPr>
            <w:rFonts w:ascii="Cambria Math" w:hAnsi="Cambria Math"/>
          </w:rPr>
          <m:t>Δ</m:t>
        </m:r>
        <m:r>
          <w:rPr>
            <w:rFonts w:ascii="Cambria Math" w:eastAsia="Cambria Math" w:hAnsi="Cambria Math" w:cs="Cambria Math"/>
            <w:color w:val="000000"/>
            <w:sz w:val="20"/>
            <w:szCs w:val="20"/>
          </w:rPr>
          <m:t>t=0.002s</m:t>
        </m:r>
      </m:oMath>
      <w:r>
        <w:rPr>
          <w:rFonts w:ascii="Arial" w:eastAsia="Arial" w:hAnsi="Arial" w:cs="Arial"/>
          <w:color w:val="000000"/>
          <w:sz w:val="20"/>
          <w:szCs w:val="20"/>
        </w:rPr>
        <w:t>). The continuous state evolution was recorded, and the RMSE was computed between the simulated and ground-truth angles, velocities, and accelerations across the temporal horizon for both joints.</w:t>
      </w:r>
    </w:p>
    <w:p w14:paraId="0000006B"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20"/>
          <w:szCs w:val="20"/>
        </w:rPr>
      </w:pPr>
      <w:r>
        <w:rPr>
          <w:rFonts w:ascii="Arial" w:eastAsia="Arial" w:hAnsi="Arial" w:cs="Arial"/>
          <w:b/>
          <w:bCs/>
          <w:color w:val="000000"/>
          <w:sz w:val="20"/>
          <w:szCs w:val="20"/>
        </w:rPr>
        <w:lastRenderedPageBreak/>
        <w:t>Statistical analysis</w:t>
      </w:r>
    </w:p>
    <w:p w14:paraId="0000006C"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All statistical analyses were performed using SciPy</w:t>
      </w:r>
      <w:r>
        <w:rPr>
          <w:rFonts w:ascii="Arial" w:eastAsia="Arial" w:hAnsi="Arial" w:cs="Arial"/>
          <w:color w:val="000000"/>
          <w:sz w:val="20"/>
          <w:szCs w:val="20"/>
          <w:vertAlign w:val="superscript"/>
        </w:rPr>
        <w:t>56</w:t>
      </w:r>
      <w:r>
        <w:rPr>
          <w:rFonts w:ascii="Arial" w:eastAsia="Arial" w:hAnsi="Arial" w:cs="Arial"/>
          <w:color w:val="000000"/>
          <w:sz w:val="20"/>
          <w:szCs w:val="20"/>
        </w:rPr>
        <w:t xml:space="preserve"> and statsmodels</w:t>
      </w:r>
      <w:r>
        <w:rPr>
          <w:rFonts w:ascii="Arial" w:eastAsia="Arial" w:hAnsi="Arial" w:cs="Arial"/>
          <w:color w:val="000000"/>
          <w:sz w:val="20"/>
          <w:szCs w:val="20"/>
          <w:vertAlign w:val="superscript"/>
        </w:rPr>
        <w:t>57</w:t>
      </w:r>
      <w:r>
        <w:rPr>
          <w:rFonts w:ascii="Arial" w:eastAsia="Arial" w:hAnsi="Arial" w:cs="Arial"/>
          <w:color w:val="000000"/>
          <w:sz w:val="20"/>
          <w:szCs w:val="20"/>
        </w:rPr>
        <w:t>, while neural network computations and automatic differentiation were executed via PyTorch</w:t>
      </w:r>
      <w:r>
        <w:rPr>
          <w:rFonts w:ascii="Arial" w:eastAsia="Arial" w:hAnsi="Arial" w:cs="Arial"/>
          <w:color w:val="000000"/>
          <w:sz w:val="20"/>
          <w:szCs w:val="20"/>
          <w:vertAlign w:val="superscript"/>
        </w:rPr>
        <w:t>58</w:t>
      </w:r>
      <w:r>
        <w:rPr>
          <w:rFonts w:ascii="Arial" w:eastAsia="Arial" w:hAnsi="Arial" w:cs="Arial"/>
          <w:color w:val="000000"/>
          <w:sz w:val="20"/>
          <w:szCs w:val="20"/>
        </w:rPr>
        <w:t>. No trials were excluded. We evaluated the assumption of normality for all empirical distributions using the Shapiro-Wilk test (</w:t>
      </w:r>
      <m:oMath>
        <m:r>
          <w:rPr>
            <w:rFonts w:ascii="Cambria Math" w:hAnsi="Cambria Math"/>
          </w:rPr>
          <m:t>α</m:t>
        </m:r>
        <m:r>
          <w:rPr>
            <w:rFonts w:ascii="Cambria Math" w:eastAsia="Cambria Math" w:hAnsi="Cambria Math" w:cs="Cambria Math"/>
            <w:color w:val="000000"/>
            <w:sz w:val="20"/>
            <w:szCs w:val="20"/>
          </w:rPr>
          <m:t>=0.05</m:t>
        </m:r>
      </m:oMath>
      <w:r>
        <w:rPr>
          <w:rFonts w:ascii="Arial" w:eastAsia="Arial" w:hAnsi="Arial" w:cs="Arial"/>
          <w:color w:val="000000"/>
          <w:sz w:val="20"/>
          <w:szCs w:val="20"/>
        </w:rPr>
        <w:t>). Because distributions for temporal latencies and RMSE deviated from normality, non-parametric tests were used for hypothesis testing. Two-sided Mann-Whitney U tests were used for pairwise RMSE-distribution comparisons, whereas one-sided Mann-Whitney U tests were used for directional latency comparisons when the prespecified hypothesis was that the optimization-based forward dynamics solver required longer execution time than the traditional, numerical solver.</w:t>
      </w:r>
    </w:p>
    <w:p w14:paraId="0000006D"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For the inverse-dynamics evaluation, predictive accuracy was assessed by calculating the torque RMSE at the first and second joints across 50 ground-truth numerical integration trajectories. To map the statistical effect of training dataset volume on predictive accuracy, we performed pairwise comparisons of the RMSE distributions across dataset sizes using two-sided Mann-Whitney U tests. These pairwise comparisons were corrected for multiple comparisons using the Benjamini-Hochberg false discovery rate (FDR) procedure.</w:t>
      </w:r>
    </w:p>
    <w:p w14:paraId="0000006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To quantify computational efficiency and eliminate hardware biases, models were evaluated in a randomized, interleaved order with hardware operations synchronized immediately before and after execution. Timing summaries distinguish three distinct quantities. Network-forward time isolates the duration required for neural-network forward evaluations. Solver-call time encompasses candidate sampling, candidate scoring, and Adam refinement for a single optimizer call. Full-update time is the total wall-clock rollout time divided by the number of simulated state updates. Because the full-update metric includes the complete simulation loop overhead, it serves as the most conservative timing measure and was exclusively used to evaluate real-time performance. Differences in inverse-model inference latency across dataset sizes were evaluated using a Kruskal-Wallis H-test.</w:t>
      </w:r>
    </w:p>
    <w:p w14:paraId="0000006F"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For the forward-dynamics evaluation, solver accuracy was assessed by computing the RMSE for joint angles, velocities, and accelerations. We compared the spatial evolution of the closed-loop forward simulations against analytical ground truth over fifty 5-second trajectories. Finally, to evaluate </w:t>
      </w:r>
      <w:r>
        <w:rPr>
          <w:rFonts w:ascii="Arial" w:eastAsia="Arial" w:hAnsi="Arial" w:cs="Arial"/>
          <w:color w:val="000000"/>
          <w:sz w:val="20"/>
          <w:szCs w:val="20"/>
        </w:rPr>
        <w:lastRenderedPageBreak/>
        <w:t>computational viability, we compared the execution latencies of the optimization-based solver against a standard numerical ODE solver using the full-update time metric, with statistical significance determined by a one-sided Mann-Whitney U test testing whether optimization-based solver execution time exceeded analytical ODE execution time.</w:t>
      </w:r>
    </w:p>
    <w:p w14:paraId="00000070" w14:textId="77777777" w:rsidR="00F341AA" w:rsidRDefault="00000000">
      <w:pPr>
        <w:pStyle w:val="Heading3"/>
        <w:spacing w:before="100" w:after="100"/>
      </w:pPr>
      <w:r>
        <w:t>Hardware specifications</w:t>
      </w:r>
    </w:p>
    <w:p w14:paraId="00000071"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All computational experiments, including dataset generation, network training, and dynamics simulations, were performed locally on an Apple M4 system-on-a-chip equipped with 32 GB of unified memory, running macOS Tahoe (v.26.3.1). Computations were executed exclusively on the CPU cores, without utilizing the integrated Metal Performance Shaders (MPS) for hardware acceleration.</w:t>
      </w:r>
    </w:p>
    <w:p w14:paraId="00000072" w14:textId="77777777" w:rsidR="00F341AA" w:rsidRDefault="00000000">
      <w:pPr>
        <w:pStyle w:val="Heading2"/>
        <w:spacing w:before="100" w:after="100"/>
      </w:pPr>
      <w:r>
        <w:t>Results</w:t>
      </w:r>
    </w:p>
    <w:p w14:paraId="00000073"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20"/>
          <w:szCs w:val="20"/>
          <w:highlight w:val="white"/>
        </w:rPr>
      </w:pPr>
      <w:r>
        <w:rPr>
          <w:rFonts w:ascii="Arial" w:eastAsia="Arial" w:hAnsi="Arial" w:cs="Arial"/>
          <w:b/>
          <w:bCs/>
          <w:color w:val="000000"/>
          <w:sz w:val="20"/>
          <w:szCs w:val="20"/>
          <w:highlight w:val="white"/>
        </w:rPr>
        <w:t>Hyperparameter search optimized torque recovery from learned Appell energy</w:t>
      </w:r>
    </w:p>
    <w:p w14:paraId="0000007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highlight w:val="white"/>
        </w:rPr>
      </w:pPr>
      <w:r>
        <w:rPr>
          <w:rFonts w:ascii="Arial" w:eastAsia="Arial" w:hAnsi="Arial" w:cs="Arial"/>
          <w:color w:val="000000"/>
          <w:sz w:val="20"/>
          <w:szCs w:val="20"/>
          <w:highlight w:val="white"/>
        </w:rPr>
        <w:t>We selected the network architecture using inverse-dynamics accuracy as the performance criterion. Each candidate network received the standardized six-dimensional input vector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z</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highlight w:val="white"/>
        </w:rPr>
        <w:t> and returned a scalar estimate of Appell acceleration energy,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S</m:t>
            </m:r>
          </m:e>
          <m:sup>
            <m:r>
              <w:rPr>
                <w:rFonts w:ascii="Cambria Math" w:eastAsia="Cambria Math" w:hAnsi="Cambria Math" w:cs="Cambria Math"/>
                <w:color w:val="000000"/>
                <w:sz w:val="20"/>
                <w:szCs w:val="20"/>
              </w:rPr>
              <m:t>*</m:t>
            </m:r>
          </m:sup>
        </m:sSup>
      </m:oMath>
      <w:r>
        <w:rPr>
          <w:rFonts w:ascii="Arial" w:eastAsia="Arial" w:hAnsi="Arial" w:cs="Arial"/>
          <w:color w:val="000000"/>
          <w:sz w:val="20"/>
          <w:szCs w:val="20"/>
          <w:highlight w:val="white"/>
        </w:rPr>
        <w:t>. To evaluate each candidate, we differentiated this scalar output with respect to the acceleration inputs and rescaled the derivative to obtain predicted joint torques. We therefore ranked the 500 hyperparameter trials by torque RMSE, directly testing the quantity required for inverse dynamics. Global sensitivity analysis showed that performance was most strongly affected by the width of the first hidden layer and the learning rate, which accounted for 51.4% and 25.5% of the variation in RMSE, respectively. Network depth accounted for 18.3%, whereas activation function accounted for 4.8%, indicating smaller but measurable effects (Fig. 2h).</w:t>
      </w:r>
    </w:p>
    <w:p w14:paraId="00000075"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highlight w:val="white"/>
        </w:rPr>
        <w:t>The search revealed clear limits on the hyperparameter values that produced accurate models. Networks trained with learning rates below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-5</m:t>
            </m:r>
          </m:sup>
        </m:sSup>
      </m:oMath>
      <w:r>
        <w:rPr>
          <w:rFonts w:ascii="Arial" w:eastAsia="Arial" w:hAnsi="Arial" w:cs="Arial"/>
          <w:color w:val="000000"/>
          <w:sz w:val="20"/>
          <w:szCs w:val="20"/>
          <w:highlight w:val="white"/>
        </w:rPr>
        <w:t> did not converge and remained at high torque errors near 43 Nm (Fig. 2a). Lower errors required learning rates near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-3</m:t>
            </m:r>
          </m:sup>
        </m:sSup>
      </m:oMath>
      <w:r>
        <w:rPr>
          <w:rFonts w:ascii="Arial" w:eastAsia="Arial" w:hAnsi="Arial" w:cs="Arial"/>
          <w:color w:val="000000"/>
          <w:sz w:val="20"/>
          <w:szCs w:val="20"/>
          <w:highlight w:val="white"/>
        </w:rPr>
        <w:t>. Accuracy also depended strongly on the width of the first hidden layer: the best-performing trials used first-layer widths close to the upper end of the search range, 256 units (Fig. 2c). In contrast, later hidden layers were less sensitive to width and reached low errors with fewer units (Fig. 2e–g). The lowest torque RMSE was obtained with a four-hidden-layer network, indicating that this depth performed best among the tested architectures (Fig. 2b).</w:t>
      </w:r>
    </w:p>
    <w:p w14:paraId="0000007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sdt>
        <w:sdtPr>
          <w:tag w:val="goog_rdk_26"/>
          <w:id w:val="839404621"/>
        </w:sdtPr>
        <w:sdtContent>
          <w:ins w:id="29" w:author="Lauren Parola" w:date="2026-04-29T09:37:00Z">
            <w:r>
              <w:rPr>
                <w:rFonts w:ascii="Arial" w:eastAsia="Arial" w:hAnsi="Arial" w:cs="Arial"/>
                <w:color w:val="000000"/>
                <w:sz w:val="20"/>
                <w:szCs w:val="20"/>
              </w:rPr>
              <w:t>Although the a</w:t>
            </w:r>
          </w:ins>
        </w:sdtContent>
      </w:sdt>
      <w:sdt>
        <w:sdtPr>
          <w:tag w:val="goog_rdk_27"/>
          <w:id w:val="194363809"/>
        </w:sdtPr>
        <w:sdtContent>
          <w:del w:id="30" w:author="Lauren Parola" w:date="2026-04-29T09:37:00Z">
            <w:r>
              <w:rPr>
                <w:rFonts w:ascii="Arial" w:eastAsia="Arial" w:hAnsi="Arial" w:cs="Arial"/>
                <w:color w:val="000000"/>
                <w:sz w:val="20"/>
                <w:szCs w:val="20"/>
                <w:highlight w:val="white"/>
              </w:rPr>
              <w:delText>A</w:delText>
            </w:r>
          </w:del>
        </w:sdtContent>
      </w:sdt>
      <w:r>
        <w:rPr>
          <w:rFonts w:ascii="Arial" w:eastAsia="Arial" w:hAnsi="Arial" w:cs="Arial"/>
          <w:color w:val="000000"/>
          <w:sz w:val="20"/>
          <w:szCs w:val="20"/>
          <w:highlight w:val="white"/>
        </w:rPr>
        <w:t>ctivation function had a smaller overall effect than learning rate or first-layer width,</w:t>
      </w:r>
      <w:sdt>
        <w:sdtPr>
          <w:tag w:val="goog_rdk_28"/>
          <w:id w:val="1409784876"/>
        </w:sdtPr>
        <w:sdtContent>
          <w:del w:id="31" w:author="Lauren Parola" w:date="2026-04-29T09:34:00Z">
            <w:r>
              <w:rPr>
                <w:rFonts w:ascii="Arial" w:eastAsia="Arial" w:hAnsi="Arial" w:cs="Arial"/>
                <w:color w:val="000000"/>
                <w:sz w:val="20"/>
                <w:szCs w:val="20"/>
                <w:highlight w:val="white"/>
              </w:rPr>
              <w:delText xml:space="preserve"> but</w:delText>
            </w:r>
          </w:del>
        </w:sdtContent>
      </w:sdt>
      <w:r>
        <w:rPr>
          <w:rFonts w:ascii="Arial" w:eastAsia="Arial" w:hAnsi="Arial" w:cs="Arial"/>
          <w:color w:val="000000"/>
          <w:sz w:val="20"/>
          <w:szCs w:val="20"/>
          <w:highlight w:val="white"/>
        </w:rPr>
        <w:t xml:space="preserve"> it still influenced the</w:t>
      </w:r>
      <w:sdt>
        <w:sdtPr>
          <w:tag w:val="goog_rdk_29"/>
          <w:id w:val="1995780216"/>
        </w:sdtPr>
        <w:sdtContent>
          <w:del w:id="32" w:author="Lauren Parola" w:date="2026-04-29T09:37:00Z">
            <w:r>
              <w:rPr>
                <w:rFonts w:ascii="Arial" w:eastAsia="Arial" w:hAnsi="Arial" w:cs="Arial"/>
                <w:color w:val="000000"/>
                <w:sz w:val="20"/>
                <w:szCs w:val="20"/>
                <w:highlight w:val="white"/>
              </w:rPr>
              <w:delText xml:space="preserve"> lowest error</w:delText>
            </w:r>
          </w:del>
        </w:sdtContent>
      </w:sdt>
      <w:sdt>
        <w:sdtPr>
          <w:tag w:val="goog_rdk_30"/>
          <w:id w:val="-637783407"/>
        </w:sdtPr>
        <w:sdtContent>
          <w:ins w:id="33" w:author="Lauren Parola" w:date="2026-04-29T09:37:00Z">
            <w:r>
              <w:rPr>
                <w:rFonts w:ascii="Arial" w:eastAsia="Arial" w:hAnsi="Arial" w:cs="Arial"/>
                <w:color w:val="000000"/>
                <w:sz w:val="20"/>
                <w:szCs w:val="20"/>
                <w:highlight w:val="white"/>
              </w:rPr>
              <w:t xml:space="preserve"> minimum error achieved by</w:t>
            </w:r>
          </w:ins>
        </w:sdtContent>
      </w:sdt>
      <w:r>
        <w:rPr>
          <w:rFonts w:ascii="Arial" w:eastAsia="Arial" w:hAnsi="Arial" w:cs="Arial"/>
          <w:color w:val="000000"/>
          <w:sz w:val="20"/>
          <w:szCs w:val="20"/>
          <w:highlight w:val="white"/>
        </w:rPr>
        <w:t xml:space="preserve"> each model</w:t>
      </w:r>
      <w:sdt>
        <w:sdtPr>
          <w:tag w:val="goog_rdk_31"/>
          <w:id w:val="906176429"/>
        </w:sdtPr>
        <w:sdtContent>
          <w:del w:id="34" w:author="Lauren Parola" w:date="2026-04-29T09:37:00Z">
            <w:r>
              <w:rPr>
                <w:rFonts w:ascii="Arial" w:eastAsia="Arial" w:hAnsi="Arial" w:cs="Arial"/>
                <w:color w:val="000000"/>
                <w:sz w:val="20"/>
                <w:szCs w:val="20"/>
                <w:highlight w:val="white"/>
              </w:rPr>
              <w:delText xml:space="preserve"> reached</w:delText>
            </w:r>
          </w:del>
        </w:sdtContent>
      </w:sdt>
      <w:r>
        <w:rPr>
          <w:rFonts w:ascii="Arial" w:eastAsia="Arial" w:hAnsi="Arial" w:cs="Arial"/>
          <w:color w:val="000000"/>
          <w:sz w:val="20"/>
          <w:szCs w:val="20"/>
          <w:highlight w:val="white"/>
        </w:rPr>
        <w:t xml:space="preserve"> (Fig. 2d). Networks with GELU activations achieved lower torque RMSE than networks using ReLU, ELU, Softplus, or Tanh. This result is consistent with the derivative-based training objective, because torque predictions depend on the derivative of the learned scalar </w:t>
      </w:r>
      <m:oMath>
        <m:sSup>
          <m:sSupPr>
            <m:ctrlPr>
              <w:rPr>
                <w:rFonts w:ascii="Cambria Math" w:eastAsia="Cambria Math" w:hAnsi="Cambria Math" w:cs="Cambria Math"/>
                <w:i/>
                <w:iCs/>
                <w:color w:val="000000"/>
              </w:rPr>
            </m:ctrlPr>
          </m:sSupPr>
          <m:e>
            <m:r>
              <w:rPr>
                <w:rFonts w:ascii="Cambria Math" w:eastAsia="Cambria Math" w:hAnsi="Cambria Math" w:cs="Cambria Math"/>
                <w:color w:val="000000"/>
              </w:rPr>
              <m:t>S</m:t>
            </m:r>
          </m:e>
          <m:sup>
            <m:r>
              <w:rPr>
                <w:rFonts w:ascii="Cambria Math" w:eastAsia="Cambria Math" w:hAnsi="Cambria Math" w:cs="Cambria Math"/>
                <w:color w:val="000000"/>
              </w:rPr>
              <m:t>*</m:t>
            </m:r>
          </m:sup>
        </m:sSup>
      </m:oMath>
      <w:r>
        <w:rPr>
          <w:rFonts w:ascii="Arial" w:eastAsia="Arial" w:hAnsi="Arial" w:cs="Arial"/>
          <w:color w:val="000000"/>
          <w:sz w:val="20"/>
          <w:szCs w:val="20"/>
          <w:highlight w:val="white"/>
        </w:rPr>
        <w:t> with respect to acceleration. Across the full search, the best-performing configuration used a learning rate of </w:t>
      </w:r>
      <m:oMath>
        <m:r>
          <w:rPr>
            <w:rFonts w:ascii="Cambria Math" w:eastAsia="Cambria Math" w:hAnsi="Cambria Math" w:cs="Cambria Math"/>
            <w:color w:val="000000"/>
          </w:rPr>
          <m:t>1.13×</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-3</m:t>
            </m:r>
          </m:sup>
        </m:sSup>
      </m:oMath>
      <w:r>
        <w:rPr>
          <w:rFonts w:ascii="Arial" w:eastAsia="Arial" w:hAnsi="Arial" w:cs="Arial"/>
          <w:color w:val="000000"/>
          <w:sz w:val="20"/>
          <w:szCs w:val="20"/>
          <w:highlight w:val="white"/>
        </w:rPr>
        <w:t>, four hidden layers with 225, 61, 91, and 99 units, and GELU activations (Fig. 2a–g, red markers). We used this architecture for all subsequent analyses.</w:t>
      </w:r>
    </w:p>
    <w:p w14:paraId="0000007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sdt>
        <w:sdtPr>
          <w:tag w:val="goog_rdk_32"/>
          <w:id w:val="218517741"/>
        </w:sdtPr>
        <w:sdtContent>
          <w:commentRangeStart w:id="35"/>
          <w:commentRangeStart w:id="36"/>
        </w:sdtContent>
      </w:sdt>
      <w:r>
        <w:rPr>
          <w:rFonts w:ascii="Arial" w:eastAsia="Arial" w:hAnsi="Arial" w:cs="Arial"/>
          <w:noProof/>
          <w:color w:val="000000"/>
          <w:sz w:val="20"/>
          <w:szCs w:val="20"/>
        </w:rPr>
        <w:drawing>
          <wp:inline distT="0" distB="0" distL="0" distR="0" wp14:anchorId="20D073F4" wp14:editId="77FD20EB">
            <wp:extent cx="5943600" cy="3290571"/>
            <wp:effectExtent l="0" t="0" r="0" b="0"/>
            <wp:docPr id="3" name="image2.png" descr="Picture 4"/>
            <wp:cNvGraphicFramePr/>
            <a:graphic xmlns:a="http://schemas.openxmlformats.org/drawingml/2006/main">
              <a:graphicData uri="http://schemas.openxmlformats.org/drawingml/2006/picture">
                <pic:pic xmlns:pic="http://schemas.openxmlformats.org/drawingml/2006/picture">
                  <pic:nvPicPr>
                    <pic:cNvPr id="0" name="image2.png" descr="Picture 4"/>
                    <pic:cNvPicPr preferRelativeResize="0"/>
                  </pic:nvPicPr>
                  <pic:blipFill>
                    <a:blip r:embed="rId14"/>
                    <a:srcRect/>
                    <a:stretch>
                      <a:fillRect/>
                    </a:stretch>
                  </pic:blipFill>
                  <pic:spPr>
                    <a:xfrm>
                      <a:off x="0" y="0"/>
                      <a:ext cx="5943600" cy="3290571"/>
                    </a:xfrm>
                    <a:prstGeom prst="rect">
                      <a:avLst/>
                    </a:prstGeom>
                    <a:ln/>
                  </pic:spPr>
                </pic:pic>
              </a:graphicData>
            </a:graphic>
          </wp:inline>
        </w:drawing>
      </w:r>
      <w:commentRangeEnd w:id="35"/>
      <w:r>
        <w:rPr>
          <w:rStyle w:val="CommentReference"/>
          <w:rFonts w:ascii="Arial" w:eastAsia="Arial" w:hAnsi="Arial" w:cs="Arial"/>
          <w:color w:val="000000"/>
          <w:sz w:val="20"/>
          <w:szCs w:val="20"/>
        </w:rPr>
        <w:commentReference w:id="35"/>
      </w:r>
      <w:commentRangeEnd w:id="36"/>
      <w:r w:rsidR="005867DE">
        <w:rPr>
          <w:rStyle w:val="CommentReference"/>
          <w:rFonts w:ascii="Arial" w:eastAsia="Arial" w:hAnsi="Arial" w:cs="Arial"/>
          <w:color w:val="000000"/>
          <w:sz w:val="20"/>
          <w:szCs w:val="20"/>
        </w:rPr>
        <w:commentReference w:id="36"/>
      </w:r>
    </w:p>
    <w:p w14:paraId="00000078"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Fig. 2 | Systematic hyperparameter optimization.  </w:t>
      </w:r>
    </w:p>
    <w:p w14:paraId="0000007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8"/>
          <w:szCs w:val="18"/>
        </w:rPr>
      </w:pPr>
      <w:r>
        <w:rPr>
          <w:rFonts w:ascii="Arial" w:eastAsia="Arial" w:hAnsi="Arial" w:cs="Arial"/>
          <w:b/>
          <w:bCs/>
          <w:color w:val="000000"/>
          <w:sz w:val="18"/>
          <w:szCs w:val="18"/>
        </w:rPr>
        <w:t>a–g</w:t>
      </w:r>
      <w:r>
        <w:rPr>
          <w:rFonts w:ascii="Arial" w:eastAsia="Arial" w:hAnsi="Arial" w:cs="Arial"/>
          <w:color w:val="000000"/>
          <w:sz w:val="18"/>
          <w:szCs w:val="18"/>
        </w:rPr>
        <w:t>, Torque prediction error for individual hyperparameter-optimization trials, reported as root-mean-square error (RMSE; Nm), plotted against learning rate (</w:t>
      </w:r>
      <w:r>
        <w:rPr>
          <w:rFonts w:ascii="Arial" w:eastAsia="Arial" w:hAnsi="Arial" w:cs="Arial"/>
          <w:b/>
          <w:bCs/>
          <w:color w:val="000000"/>
          <w:sz w:val="18"/>
          <w:szCs w:val="18"/>
        </w:rPr>
        <w:t>a</w:t>
      </w:r>
      <w:r>
        <w:rPr>
          <w:rFonts w:ascii="Arial" w:eastAsia="Arial" w:hAnsi="Arial" w:cs="Arial"/>
          <w:color w:val="000000"/>
          <w:sz w:val="18"/>
          <w:szCs w:val="18"/>
        </w:rPr>
        <w:t>), network depth (</w:t>
      </w:r>
      <w:r>
        <w:rPr>
          <w:rFonts w:ascii="Arial" w:eastAsia="Arial" w:hAnsi="Arial" w:cs="Arial"/>
          <w:b/>
          <w:bCs/>
          <w:color w:val="000000"/>
          <w:sz w:val="18"/>
          <w:szCs w:val="18"/>
        </w:rPr>
        <w:t>b</w:t>
      </w:r>
      <w:r>
        <w:rPr>
          <w:rFonts w:ascii="Arial" w:eastAsia="Arial" w:hAnsi="Arial" w:cs="Arial"/>
          <w:color w:val="000000"/>
          <w:sz w:val="18"/>
          <w:szCs w:val="18"/>
        </w:rPr>
        <w:t>), number of nodes in hidden layer 1 (</w:t>
      </w:r>
      <w:r>
        <w:rPr>
          <w:rFonts w:ascii="Arial" w:eastAsia="Arial" w:hAnsi="Arial" w:cs="Arial"/>
          <w:b/>
          <w:bCs/>
          <w:color w:val="000000"/>
          <w:sz w:val="18"/>
          <w:szCs w:val="18"/>
        </w:rPr>
        <w:t>c</w:t>
      </w:r>
      <w:r>
        <w:rPr>
          <w:rFonts w:ascii="Arial" w:eastAsia="Arial" w:hAnsi="Arial" w:cs="Arial"/>
          <w:color w:val="000000"/>
          <w:sz w:val="18"/>
          <w:szCs w:val="18"/>
        </w:rPr>
        <w:t>), activation function (</w:t>
      </w:r>
      <w:r>
        <w:rPr>
          <w:rFonts w:ascii="Arial" w:eastAsia="Arial" w:hAnsi="Arial" w:cs="Arial"/>
          <w:b/>
          <w:bCs/>
          <w:color w:val="000000"/>
          <w:sz w:val="18"/>
          <w:szCs w:val="18"/>
        </w:rPr>
        <w:t>d</w:t>
      </w:r>
      <w:r>
        <w:rPr>
          <w:rFonts w:ascii="Arial" w:eastAsia="Arial" w:hAnsi="Arial" w:cs="Arial"/>
          <w:color w:val="000000"/>
          <w:sz w:val="18"/>
          <w:szCs w:val="18"/>
        </w:rPr>
        <w:t>), and number of nodes in hidden layers 2–4 (</w:t>
      </w:r>
      <w:r>
        <w:rPr>
          <w:rFonts w:ascii="Arial" w:eastAsia="Arial" w:hAnsi="Arial" w:cs="Arial"/>
          <w:b/>
          <w:bCs/>
          <w:color w:val="000000"/>
          <w:sz w:val="18"/>
          <w:szCs w:val="18"/>
        </w:rPr>
        <w:t>e–g</w:t>
      </w:r>
      <w:r>
        <w:rPr>
          <w:rFonts w:ascii="Arial" w:eastAsia="Arial" w:hAnsi="Arial" w:cs="Arial"/>
          <w:color w:val="000000"/>
          <w:sz w:val="18"/>
          <w:szCs w:val="18"/>
        </w:rPr>
        <w:t xml:space="preserve">). Each grey symbol represents one evaluated model configuration; symbol shape denotes the activation function, as indicated in </w:t>
      </w:r>
      <w:r>
        <w:rPr>
          <w:rFonts w:ascii="Arial" w:eastAsia="Arial" w:hAnsi="Arial" w:cs="Arial"/>
          <w:b/>
          <w:bCs/>
          <w:color w:val="000000"/>
          <w:sz w:val="18"/>
          <w:szCs w:val="18"/>
        </w:rPr>
        <w:t>d</w:t>
      </w:r>
      <w:r>
        <w:rPr>
          <w:rFonts w:ascii="Arial" w:eastAsia="Arial" w:hAnsi="Arial" w:cs="Arial"/>
          <w:color w:val="000000"/>
          <w:sz w:val="18"/>
          <w:szCs w:val="18"/>
        </w:rPr>
        <w:t xml:space="preserve">. Red diamonds mark the best-performing configuration: learning rate = 1.13 </w:t>
      </w:r>
      <m:oMath>
        <m:r>
          <w:rPr>
            <w:rFonts w:ascii="Cambria Math" w:hAnsi="Cambria Math"/>
          </w:rPr>
          <m:t>×</m:t>
        </m:r>
      </m:oMath>
      <w:r>
        <w:rPr>
          <w:rFonts w:ascii="Arial" w:eastAsia="Arial" w:hAnsi="Arial" w:cs="Arial"/>
          <w:color w:val="000000"/>
          <w:sz w:val="18"/>
          <w:szCs w:val="18"/>
        </w:rPr>
        <w:t xml:space="preserve"> 10</w:t>
      </w:r>
      <w:sdt>
        <w:sdtPr>
          <w:tag w:val="goog_rdk_33"/>
          <w:id w:val="-925650181"/>
        </w:sdtPr>
        <w:sdtContent>
          <w:r>
            <w:rPr>
              <w:rFonts w:ascii="Arial Unicode MS" w:eastAsia="Arial Unicode MS" w:hAnsi="Arial Unicode MS" w:cs="Arial Unicode MS"/>
              <w:color w:val="000000"/>
              <w:sz w:val="18"/>
              <w:szCs w:val="18"/>
              <w:vertAlign w:val="superscript"/>
            </w:rPr>
            <w:t>−3</w:t>
          </w:r>
        </w:sdtContent>
      </w:sdt>
      <w:r>
        <w:rPr>
          <w:rFonts w:ascii="Arial" w:eastAsia="Arial" w:hAnsi="Arial" w:cs="Arial"/>
          <w:color w:val="000000"/>
          <w:sz w:val="18"/>
          <w:szCs w:val="18"/>
        </w:rPr>
        <w:t xml:space="preserve">, network depth = 4 layers, GELU activation, and 225, 61, 91 and 99 nodes in hidden layers 1–4, respectively. </w:t>
      </w:r>
      <w:r>
        <w:rPr>
          <w:rFonts w:ascii="Arial" w:eastAsia="Arial" w:hAnsi="Arial" w:cs="Arial"/>
          <w:b/>
          <w:bCs/>
          <w:color w:val="000000"/>
          <w:sz w:val="18"/>
          <w:szCs w:val="18"/>
        </w:rPr>
        <w:t>h</w:t>
      </w:r>
      <w:r>
        <w:rPr>
          <w:rFonts w:ascii="Arial" w:eastAsia="Arial" w:hAnsi="Arial" w:cs="Arial"/>
          <w:color w:val="000000"/>
          <w:sz w:val="18"/>
          <w:szCs w:val="18"/>
        </w:rPr>
        <w:t>, Relative hyperparameter sensitivity, showing the proportional contribution of each parameter to variation in optimization performance.</w:t>
      </w:r>
    </w:p>
    <w:p w14:paraId="0000007A" w14:textId="77777777" w:rsidR="00F341AA" w:rsidRDefault="00000000">
      <w:pPr>
        <w:pStyle w:val="Heading3"/>
      </w:pPr>
      <w:r>
        <w:lastRenderedPageBreak/>
        <w:t>Inverse-dynamics accuracy reached a low-error regime at intermediate dataset size</w:t>
      </w:r>
    </w:p>
    <w:p w14:paraId="0000007B"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Increasing the training set generally reduced inverse-dynamics error, but the improvement was not monotonic (</w:t>
      </w:r>
      <w:sdt>
        <w:sdtPr>
          <w:tag w:val="goog_rdk_34"/>
          <w:id w:val="1698867745"/>
        </w:sdtPr>
        <w:sdtContent>
          <w:commentRangeStart w:id="37"/>
          <w:commentRangeStart w:id="38"/>
        </w:sdtContent>
      </w:sdt>
      <w:r>
        <w:rPr>
          <w:rFonts w:ascii="Arial" w:eastAsia="Arial" w:hAnsi="Arial" w:cs="Arial"/>
          <w:color w:val="000000"/>
          <w:sz w:val="20"/>
          <w:szCs w:val="20"/>
        </w:rPr>
        <w:t>Fig. 3). Across dataset sizes, validation RMSE declined rapidly during early training and then fluctuated within a lower-error regime rather than converging smoothly (Fig. 3a).</w:t>
      </w:r>
      <w:commentRangeEnd w:id="37"/>
      <w:r>
        <w:rPr>
          <w:rStyle w:val="CommentReference"/>
          <w:rFonts w:ascii="Arial" w:eastAsia="Arial" w:hAnsi="Arial" w:cs="Arial"/>
          <w:color w:val="000000"/>
          <w:sz w:val="20"/>
          <w:szCs w:val="20"/>
        </w:rPr>
        <w:commentReference w:id="37"/>
      </w:r>
      <w:commentRangeEnd w:id="38"/>
      <w:r w:rsidR="003573BA">
        <w:rPr>
          <w:rStyle w:val="CommentReference"/>
          <w:rFonts w:ascii="Arial" w:eastAsia="Arial" w:hAnsi="Arial" w:cs="Arial"/>
          <w:color w:val="000000"/>
          <w:sz w:val="20"/>
          <w:szCs w:val="20"/>
        </w:rPr>
        <w:commentReference w:id="38"/>
      </w:r>
      <w:r>
        <w:rPr>
          <w:rFonts w:ascii="Arial" w:eastAsia="Arial" w:hAnsi="Arial" w:cs="Arial"/>
          <w:color w:val="000000"/>
          <w:sz w:val="20"/>
          <w:szCs w:val="20"/>
        </w:rPr>
        <w:t xml:space="preserve"> These gains also came with a steep increase in computational cost, as training time rose from 29.6 s for 1,000 samples to 2.16 h for 256,000 samples (Fig. 3b).</w:t>
      </w:r>
    </w:p>
    <w:p w14:paraId="0000007C"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Held-out performance showed a similar scaling pattern. From 1,000 to 16,000 samples, the median RMSE decreased from 0.1523 to 0.0242 Nm for joint 1 and from 0.0800 to 0.0234 Nm for joint 2 (Fig. 3c,f). Beyond this range, additional data produced smaller and less regular gains. Joint 2 error increased slightly between 4,000 and 8,000 samples, and both joints showed a transient increase in error at 32,000 samples before the downward trend resumed at larger dataset sizes. The lowest median errors occurred at 256,000 samples, reaching 0.0189 Nm for joint 1 and 0.0118 Nm for joint 2. Thus, larger datasets improved the best attainable accuracy, but much of the gain had already emerged by the intermediate-data regime. We therefore used the 16,000-sample model for subsequent analyses because it captured most of the accuracy improvement while avoiding the substantially longer training times required at larger dataset sizes.</w:t>
      </w:r>
    </w:p>
    <w:p w14:paraId="0000007D"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Consistent with this pattern, the aggregate dependence of error on dataset size was well described by power-law fits to the median RMSE values: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RMSE</m:t>
            </m:r>
          </m:e>
          <m:sub>
            <m:r>
              <w:rPr>
                <w:rFonts w:ascii="Cambria Math" w:eastAsia="Cambria Math" w:hAnsi="Cambria Math" w:cs="Cambria Math"/>
                <w:color w:val="000000"/>
                <w:sz w:val="20"/>
                <w:szCs w:val="20"/>
              </w:rPr>
              <m:t>J1</m:t>
            </m:r>
          </m:sub>
        </m:sSub>
        <m:r>
          <w:rPr>
            <w:rFonts w:ascii="Cambria Math" w:eastAsia="Cambria Math" w:hAnsi="Cambria Math" w:cs="Cambria Math"/>
            <w:color w:val="000000"/>
            <w:sz w:val="20"/>
            <w:szCs w:val="20"/>
          </w:rPr>
          <m:t>(n)=2,1782.3∙</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n</m:t>
            </m:r>
          </m:e>
          <m:sup>
            <m:r>
              <w:rPr>
                <w:rFonts w:ascii="Cambria Math" w:eastAsia="Cambria Math" w:hAnsi="Cambria Math" w:cs="Cambria Math"/>
                <w:color w:val="000000"/>
                <w:sz w:val="20"/>
                <w:szCs w:val="20"/>
              </w:rPr>
              <m:t>-1.75</m:t>
            </m:r>
          </m:sup>
        </m:sSup>
        <m:r>
          <w:rPr>
            <w:rFonts w:ascii="Cambria Math" w:eastAsia="Cambria Math" w:hAnsi="Cambria Math" w:cs="Cambria Math"/>
            <w:color w:val="000000"/>
            <w:sz w:val="20"/>
            <w:szCs w:val="20"/>
          </w:rPr>
          <m:t>+0.0293</m:t>
        </m:r>
      </m:oMath>
      <w:r>
        <w:rPr>
          <w:rFonts w:ascii="Arial" w:eastAsia="Arial" w:hAnsi="Arial" w:cs="Arial"/>
          <w:color w:val="000000"/>
          <w:sz w:val="20"/>
          <w:szCs w:val="20"/>
        </w:rPr>
        <w:t xml:space="preserve">, R² = 0.974 for joint 1; </w:t>
      </w:r>
      <m:oMath>
        <m:sSub>
          <m:sSubPr>
            <m:ctrlPr>
              <w:rPr>
                <w:rFonts w:ascii="Cambria Math" w:eastAsia="Cambria Math" w:hAnsi="Cambria Math" w:cs="Cambria Math"/>
                <w:i/>
                <w:iCs/>
                <w:color w:val="000000"/>
                <w:sz w:val="20"/>
                <w:szCs w:val="20"/>
              </w:rPr>
            </m:ctrlPr>
          </m:sSubPr>
          <m:e>
            <m:r>
              <w:rPr>
                <w:rFonts w:ascii="Cambria Math" w:eastAsia="Cambria Math" w:hAnsi="Cambria Math" w:cs="Cambria Math"/>
                <w:color w:val="000000"/>
                <w:sz w:val="20"/>
                <w:szCs w:val="20"/>
              </w:rPr>
              <m:t>RMSE</m:t>
            </m:r>
          </m:e>
          <m:sub>
            <m:r>
              <w:rPr>
                <w:rFonts w:ascii="Cambria Math" w:eastAsia="Cambria Math" w:hAnsi="Cambria Math" w:cs="Cambria Math"/>
                <w:color w:val="000000"/>
                <w:sz w:val="20"/>
                <w:szCs w:val="20"/>
              </w:rPr>
              <m:t>J2</m:t>
            </m:r>
          </m:sub>
        </m:sSub>
        <m:r>
          <w:rPr>
            <w:rFonts w:ascii="Cambria Math" w:eastAsia="Cambria Math" w:hAnsi="Cambria Math" w:cs="Cambria Math"/>
            <w:color w:val="000000"/>
            <w:sz w:val="20"/>
            <w:szCs w:val="20"/>
          </w:rPr>
          <m:t>(n)=108.958∙</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n</m:t>
            </m:r>
          </m:e>
          <m:sup>
            <m:r>
              <w:rPr>
                <w:rFonts w:ascii="Cambria Math" w:eastAsia="Cambria Math" w:hAnsi="Cambria Math" w:cs="Cambria Math"/>
                <w:color w:val="000000"/>
                <w:sz w:val="20"/>
                <w:szCs w:val="20"/>
              </w:rPr>
              <m:t>-1.089</m:t>
            </m:r>
          </m:sup>
        </m:sSup>
        <m:r>
          <w:rPr>
            <w:rFonts w:ascii="Cambria Math" w:eastAsia="Cambria Math" w:hAnsi="Cambria Math" w:cs="Cambria Math"/>
            <w:color w:val="000000"/>
            <w:sz w:val="20"/>
            <w:szCs w:val="20"/>
          </w:rPr>
          <m:t>+0.0195931</m:t>
        </m:r>
      </m:oMath>
      <w:r>
        <w:rPr>
          <w:rFonts w:ascii="Arial" w:eastAsia="Arial" w:hAnsi="Arial" w:cs="Arial"/>
          <w:color w:val="000000"/>
          <w:sz w:val="20"/>
          <w:szCs w:val="20"/>
        </w:rPr>
        <w:t xml:space="preserve">, R² = 0.921 for joint 2, where n denotes the number of training samples. RMSE distributions were non-normal at all dataset sizes (Shapiro-Wilk, all </w:t>
      </w:r>
      <m:oMath>
        <m:r>
          <w:rPr>
            <w:rFonts w:ascii="Cambria Math" w:eastAsia="Cambria Math" w:hAnsi="Cambria Math" w:cs="Cambria Math"/>
            <w:color w:val="000000"/>
            <w:sz w:val="20"/>
            <w:szCs w:val="20"/>
          </w:rPr>
          <m:t>p&lt;0.05</m:t>
        </m:r>
      </m:oMath>
      <w:r>
        <w:rPr>
          <w:rFonts w:ascii="Arial" w:eastAsia="Arial" w:hAnsi="Arial" w:cs="Arial"/>
          <w:color w:val="000000"/>
          <w:sz w:val="20"/>
          <w:szCs w:val="20"/>
        </w:rPr>
        <w:t xml:space="preserve">), so group comparisons were performed using two-sided Mann-Whitney U tests with Benjamini-Hochberg correction. Relative to the 1,000-sample model, the 16,000-sample model significantly reduced error for both joints (joint 1, </w:t>
      </w:r>
      <m:oMath>
        <m:r>
          <w:rPr>
            <w:rFonts w:ascii="Cambria Math" w:eastAsia="Cambria Math" w:hAnsi="Cambria Math" w:cs="Cambria Math"/>
            <w:color w:val="000000"/>
            <w:sz w:val="20"/>
            <w:szCs w:val="20"/>
          </w:rPr>
          <m:t>p=8.48×</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-17</m:t>
            </m:r>
          </m:sup>
        </m:sSup>
      </m:oMath>
      <w:r>
        <w:rPr>
          <w:rFonts w:ascii="Arial" w:eastAsia="Arial" w:hAnsi="Arial" w:cs="Arial"/>
          <w:color w:val="000000"/>
          <w:sz w:val="20"/>
          <w:szCs w:val="20"/>
        </w:rPr>
        <w:t xml:space="preserv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p</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=7.64×</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-16</m:t>
            </m:r>
          </m:sup>
        </m:sSup>
      </m:oMath>
      <w:r>
        <w:rPr>
          <w:rFonts w:ascii="Arial" w:eastAsia="Arial" w:hAnsi="Arial" w:cs="Arial"/>
          <w:color w:val="000000"/>
          <w:sz w:val="20"/>
          <w:szCs w:val="20"/>
        </w:rPr>
        <w:t xml:space="preserve">; joint 2, </w:t>
      </w:r>
      <m:oMath>
        <m:r>
          <w:rPr>
            <w:rFonts w:ascii="Cambria Math" w:eastAsia="Cambria Math" w:hAnsi="Cambria Math" w:cs="Cambria Math"/>
            <w:color w:val="000000"/>
            <w:sz w:val="20"/>
            <w:szCs w:val="20"/>
          </w:rPr>
          <m:t>p=2.65×</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-14</m:t>
            </m:r>
          </m:sup>
        </m:sSup>
      </m:oMath>
      <w:r>
        <w:rPr>
          <w:rFonts w:ascii="Arial" w:eastAsia="Arial" w:hAnsi="Arial" w:cs="Arial"/>
          <w:color w:val="000000"/>
          <w:sz w:val="20"/>
          <w:szCs w:val="20"/>
        </w:rPr>
        <w:t xml:space="preserve">, </w:t>
      </w:r>
      <m:oMath>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p</m:t>
            </m:r>
          </m:e>
          <m:sup>
            <m:r>
              <w:rPr>
                <w:rFonts w:ascii="Cambria Math" w:eastAsia="Cambria Math" w:hAnsi="Cambria Math" w:cs="Cambria Math"/>
                <w:color w:val="000000"/>
                <w:sz w:val="20"/>
                <w:szCs w:val="20"/>
              </w:rPr>
              <m:t>*</m:t>
            </m:r>
          </m:sup>
        </m:sSup>
        <m:r>
          <w:rPr>
            <w:rFonts w:ascii="Cambria Math" w:eastAsia="Cambria Math" w:hAnsi="Cambria Math" w:cs="Cambria Math"/>
            <w:color w:val="000000"/>
            <w:sz w:val="20"/>
            <w:szCs w:val="20"/>
          </w:rPr>
          <m:t>=2.01×</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-13</m:t>
            </m:r>
          </m:sup>
        </m:sSup>
      </m:oMath>
      <w:r>
        <w:rPr>
          <w:rFonts w:ascii="Arial" w:eastAsia="Arial" w:hAnsi="Arial" w:cs="Arial"/>
          <w:color w:val="000000"/>
          <w:sz w:val="20"/>
          <w:szCs w:val="20"/>
        </w:rPr>
        <w:t>), supporting its use as an efficient operating point for downstream analyses.</w:t>
      </w:r>
    </w:p>
    <w:p w14:paraId="0000007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rPr>
        <w:t xml:space="preserve">Inference latency was effectively independent of dataset scale. Across 10,000 interleaved executions per model, median latency ranged from 73.29 </w:t>
      </w:r>
      <m:oMath>
        <m:r>
          <w:rPr>
            <w:rFonts w:ascii="Cambria Math" w:hAnsi="Cambria Math"/>
          </w:rPr>
          <m:t>μ</m:t>
        </m:r>
      </m:oMath>
      <w:r>
        <w:rPr>
          <w:rFonts w:ascii="Arial" w:eastAsia="Arial" w:hAnsi="Arial" w:cs="Arial"/>
          <w:color w:val="000000"/>
          <w:sz w:val="20"/>
          <w:szCs w:val="20"/>
        </w:rPr>
        <w:t xml:space="preserve">s to 73.38 </w:t>
      </w:r>
      <m:oMath>
        <m:r>
          <w:rPr>
            <w:rFonts w:ascii="Cambria Math" w:hAnsi="Cambria Math"/>
          </w:rPr>
          <m:t>μ</m:t>
        </m:r>
      </m:oMath>
      <w:r>
        <w:rPr>
          <w:rFonts w:ascii="Arial" w:eastAsia="Arial" w:hAnsi="Arial" w:cs="Arial"/>
          <w:color w:val="000000"/>
          <w:sz w:val="20"/>
          <w:szCs w:val="20"/>
        </w:rPr>
        <w:t xml:space="preserve">s, with IQRs of 1.59-1.71 </w:t>
      </w:r>
      <m:oMath>
        <m:r>
          <w:rPr>
            <w:rFonts w:ascii="Cambria Math" w:hAnsi="Cambria Math"/>
          </w:rPr>
          <m:t>μ</m:t>
        </m:r>
      </m:oMath>
      <w:r>
        <w:rPr>
          <w:rFonts w:ascii="Arial" w:eastAsia="Arial" w:hAnsi="Arial" w:cs="Arial"/>
          <w:color w:val="000000"/>
          <w:sz w:val="20"/>
          <w:szCs w:val="20"/>
        </w:rPr>
        <w:t>s. Although latency distributions differed statistically across dataset sizes (</w:t>
      </w:r>
      <w:r>
        <w:rPr>
          <w:rFonts w:ascii="Arial" w:eastAsia="Arial" w:hAnsi="Arial" w:cs="Arial"/>
          <w:color w:val="000000"/>
          <w:sz w:val="20"/>
          <w:szCs w:val="20"/>
          <w:highlight w:val="white"/>
        </w:rPr>
        <w:t>Kruskal-Wallis, </w:t>
      </w:r>
      <m:oMath>
        <m:r>
          <w:rPr>
            <w:rFonts w:ascii="Cambria Math" w:eastAsia="Cambria Math" w:hAnsi="Cambria Math" w:cs="Cambria Math"/>
            <w:color w:val="000000"/>
            <w:sz w:val="20"/>
            <w:szCs w:val="20"/>
          </w:rPr>
          <m:t>H=28.6616</m:t>
        </m:r>
      </m:oMath>
      <w:r>
        <w:rPr>
          <w:rFonts w:ascii="Arial" w:eastAsia="Arial" w:hAnsi="Arial" w:cs="Arial"/>
          <w:color w:val="000000"/>
          <w:sz w:val="20"/>
          <w:szCs w:val="20"/>
          <w:highlight w:val="white"/>
        </w:rPr>
        <w:t>, </w:t>
      </w:r>
      <m:oMath>
        <m:r>
          <w:rPr>
            <w:rFonts w:ascii="Cambria Math" w:eastAsia="Cambria Math" w:hAnsi="Cambria Math" w:cs="Cambria Math"/>
            <w:color w:val="000000"/>
            <w:sz w:val="20"/>
            <w:szCs w:val="20"/>
          </w:rPr>
          <m:t>p=3.63×</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-4</m:t>
            </m:r>
          </m:sup>
        </m:sSup>
      </m:oMath>
      <w:r>
        <w:rPr>
          <w:rFonts w:ascii="Arial" w:eastAsia="Arial" w:hAnsi="Arial" w:cs="Arial"/>
          <w:color w:val="000000"/>
          <w:sz w:val="20"/>
          <w:szCs w:val="20"/>
        </w:rPr>
        <w:t xml:space="preserve">), the </w:t>
      </w:r>
      <w:r>
        <w:rPr>
          <w:rFonts w:ascii="Arial" w:eastAsia="Arial" w:hAnsi="Arial" w:cs="Arial"/>
          <w:color w:val="000000"/>
          <w:sz w:val="20"/>
          <w:szCs w:val="20"/>
        </w:rPr>
        <w:lastRenderedPageBreak/>
        <w:t xml:space="preserve">total span of median latencies was only 0.083 </w:t>
      </w:r>
      <m:oMath>
        <m:r>
          <w:rPr>
            <w:rFonts w:ascii="Cambria Math" w:hAnsi="Cambria Math"/>
          </w:rPr>
          <m:t>μ</m:t>
        </m:r>
      </m:oMath>
      <w:r>
        <w:rPr>
          <w:rFonts w:ascii="Arial" w:eastAsia="Arial" w:hAnsi="Arial" w:cs="Arial"/>
          <w:color w:val="000000"/>
          <w:sz w:val="20"/>
          <w:szCs w:val="20"/>
        </w:rPr>
        <w:t>s, indicating no practically meaningful deployment penalty from training on larger datasets.</w:t>
      </w:r>
    </w:p>
    <w:p w14:paraId="0000007F" w14:textId="77777777" w:rsidR="00F341AA" w:rsidRDefault="00000000">
      <w:pPr>
        <w:pBdr>
          <w:top w:val="nil"/>
          <w:left w:val="nil"/>
          <w:bottom w:val="nil"/>
          <w:right w:val="nil"/>
          <w:between w:val="nil"/>
        </w:pBdr>
        <w:spacing w:before="100" w:after="100" w:line="480" w:lineRule="auto"/>
        <w:jc w:val="center"/>
        <w:rPr>
          <w:rFonts w:ascii="Arial" w:eastAsia="Arial" w:hAnsi="Arial" w:cs="Arial"/>
          <w:color w:val="000000"/>
          <w:sz w:val="20"/>
          <w:szCs w:val="20"/>
        </w:rPr>
      </w:pPr>
      <w:sdt>
        <w:sdtPr>
          <w:tag w:val="goog_rdk_35"/>
          <w:id w:val="85201845"/>
        </w:sdtPr>
        <w:sdtContent>
          <w:commentRangeStart w:id="39"/>
          <w:commentRangeStart w:id="40"/>
        </w:sdtContent>
      </w:sdt>
      <w:sdt>
        <w:sdtPr>
          <w:tag w:val="goog_rdk_36"/>
          <w:id w:val="-1945050422"/>
        </w:sdtPr>
        <w:sdtContent>
          <w:commentRangeStart w:id="41"/>
          <w:commentRangeStart w:id="42"/>
        </w:sdtContent>
      </w:sdt>
      <w:r>
        <w:rPr>
          <w:rFonts w:ascii="Arial" w:eastAsia="Arial" w:hAnsi="Arial" w:cs="Arial"/>
          <w:noProof/>
          <w:color w:val="000000"/>
          <w:sz w:val="18"/>
          <w:szCs w:val="18"/>
        </w:rPr>
        <w:drawing>
          <wp:inline distT="0" distB="0" distL="0" distR="0" wp14:anchorId="44E4C9F0" wp14:editId="1823CBB0">
            <wp:extent cx="5943600" cy="4110990"/>
            <wp:effectExtent l="0" t="0" r="0" b="0"/>
            <wp:docPr id="2" name="image3.png" descr="Picture 2"/>
            <wp:cNvGraphicFramePr/>
            <a:graphic xmlns:a="http://schemas.openxmlformats.org/drawingml/2006/main">
              <a:graphicData uri="http://schemas.openxmlformats.org/drawingml/2006/picture">
                <pic:pic xmlns:pic="http://schemas.openxmlformats.org/drawingml/2006/picture">
                  <pic:nvPicPr>
                    <pic:cNvPr id="0" name="image3.png" descr="Picture 2"/>
                    <pic:cNvPicPr preferRelativeResize="0"/>
                  </pic:nvPicPr>
                  <pic:blipFill>
                    <a:blip r:embed="rId15"/>
                    <a:srcRect/>
                    <a:stretch>
                      <a:fillRect/>
                    </a:stretch>
                  </pic:blipFill>
                  <pic:spPr>
                    <a:xfrm>
                      <a:off x="0" y="0"/>
                      <a:ext cx="5943600" cy="4110990"/>
                    </a:xfrm>
                    <a:prstGeom prst="rect">
                      <a:avLst/>
                    </a:prstGeom>
                    <a:ln/>
                  </pic:spPr>
                </pic:pic>
              </a:graphicData>
            </a:graphic>
          </wp:inline>
        </w:drawing>
      </w:r>
      <w:commentRangeEnd w:id="39"/>
      <w:r>
        <w:rPr>
          <w:rStyle w:val="CommentReference"/>
          <w:rFonts w:ascii="Arial" w:eastAsia="Arial" w:hAnsi="Arial" w:cs="Arial"/>
          <w:color w:val="000000"/>
          <w:sz w:val="20"/>
          <w:szCs w:val="20"/>
        </w:rPr>
        <w:commentReference w:id="39"/>
      </w:r>
      <w:commentRangeEnd w:id="40"/>
      <w:r w:rsidR="003573BA">
        <w:rPr>
          <w:rStyle w:val="CommentReference"/>
          <w:rFonts w:ascii="Arial" w:eastAsia="Arial" w:hAnsi="Arial" w:cs="Arial"/>
          <w:color w:val="000000"/>
          <w:sz w:val="20"/>
          <w:szCs w:val="20"/>
        </w:rPr>
        <w:commentReference w:id="40"/>
      </w:r>
      <w:commentRangeEnd w:id="41"/>
      <w:r>
        <w:rPr>
          <w:rStyle w:val="CommentReference"/>
          <w:rFonts w:ascii="Arial" w:eastAsia="Arial" w:hAnsi="Arial" w:cs="Arial"/>
          <w:color w:val="000000"/>
          <w:sz w:val="20"/>
          <w:szCs w:val="20"/>
        </w:rPr>
        <w:commentReference w:id="41"/>
      </w:r>
      <w:commentRangeEnd w:id="42"/>
      <w:r w:rsidR="00BA76FF">
        <w:rPr>
          <w:rStyle w:val="CommentReference"/>
          <w:rFonts w:ascii="Arial" w:eastAsia="Arial" w:hAnsi="Arial" w:cs="Arial"/>
          <w:color w:val="000000"/>
          <w:sz w:val="20"/>
          <w:szCs w:val="20"/>
        </w:rPr>
        <w:commentReference w:id="42"/>
      </w:r>
    </w:p>
    <w:p w14:paraId="00000080"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Fig. 3: Dataset-size effects on inverse-dynamics accuracy and training cost.  </w:t>
      </w:r>
    </w:p>
    <w:p w14:paraId="00000081"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8"/>
          <w:szCs w:val="18"/>
        </w:rPr>
      </w:pPr>
      <w:r>
        <w:rPr>
          <w:rFonts w:ascii="Arial" w:eastAsia="Arial" w:hAnsi="Arial" w:cs="Arial"/>
          <w:b/>
          <w:bCs/>
          <w:color w:val="000000"/>
          <w:sz w:val="18"/>
          <w:szCs w:val="18"/>
        </w:rPr>
        <w:t>a</w:t>
      </w:r>
      <w:r>
        <w:rPr>
          <w:rFonts w:ascii="Arial" w:eastAsia="Arial" w:hAnsi="Arial" w:cs="Arial"/>
          <w:color w:val="000000"/>
          <w:sz w:val="18"/>
          <w:szCs w:val="18"/>
        </w:rPr>
        <w:t xml:space="preserve">, Test RMSE during training for fixed-architecture networks trained for 3,000 epochs on datasets ranging from 1,000 to 256,000 samples. </w:t>
      </w:r>
      <w:r>
        <w:rPr>
          <w:rFonts w:ascii="Arial" w:eastAsia="Arial" w:hAnsi="Arial" w:cs="Arial"/>
          <w:b/>
          <w:bCs/>
          <w:color w:val="000000"/>
          <w:sz w:val="18"/>
          <w:szCs w:val="18"/>
        </w:rPr>
        <w:t>b</w:t>
      </w:r>
      <w:r>
        <w:rPr>
          <w:rFonts w:ascii="Arial" w:eastAsia="Arial" w:hAnsi="Arial" w:cs="Arial"/>
          <w:color w:val="000000"/>
          <w:sz w:val="18"/>
          <w:szCs w:val="18"/>
        </w:rPr>
        <w:t xml:space="preserve">, Wall-clock training time as a function of training-set size. </w:t>
      </w:r>
      <w:r>
        <w:rPr>
          <w:rFonts w:ascii="Arial" w:eastAsia="Arial" w:hAnsi="Arial" w:cs="Arial"/>
          <w:b/>
          <w:bCs/>
          <w:color w:val="000000"/>
          <w:sz w:val="18"/>
          <w:szCs w:val="18"/>
        </w:rPr>
        <w:t>c,f</w:t>
      </w:r>
      <w:r>
        <w:rPr>
          <w:rFonts w:ascii="Arial" w:eastAsia="Arial" w:hAnsi="Arial" w:cs="Arial"/>
          <w:color w:val="000000"/>
          <w:sz w:val="18"/>
          <w:szCs w:val="18"/>
        </w:rPr>
        <w:t>, Torque RMSE distributions for joint 1 (</w:t>
      </w:r>
      <w:r>
        <w:rPr>
          <w:rFonts w:ascii="Arial" w:eastAsia="Arial" w:hAnsi="Arial" w:cs="Arial"/>
          <w:b/>
          <w:bCs/>
          <w:color w:val="000000"/>
          <w:sz w:val="18"/>
          <w:szCs w:val="18"/>
        </w:rPr>
        <w:t>c</w:t>
      </w:r>
      <w:r>
        <w:rPr>
          <w:rFonts w:ascii="Arial" w:eastAsia="Arial" w:hAnsi="Arial" w:cs="Arial"/>
          <w:color w:val="000000"/>
          <w:sz w:val="18"/>
          <w:szCs w:val="18"/>
        </w:rPr>
        <w:t>) and joint 2 (</w:t>
      </w:r>
      <w:r>
        <w:rPr>
          <w:rFonts w:ascii="Arial" w:eastAsia="Arial" w:hAnsi="Arial" w:cs="Arial"/>
          <w:b/>
          <w:bCs/>
          <w:color w:val="000000"/>
          <w:sz w:val="18"/>
          <w:szCs w:val="18"/>
        </w:rPr>
        <w:t>f</w:t>
      </w:r>
      <w:r>
        <w:rPr>
          <w:rFonts w:ascii="Arial" w:eastAsia="Arial" w:hAnsi="Arial" w:cs="Arial"/>
          <w:color w:val="000000"/>
          <w:sz w:val="18"/>
          <w:szCs w:val="18"/>
        </w:rPr>
        <w:t>), evaluated on 50 independent 5-s test trajectories at each dataset size. Points show errors related to individual trajectories; boxes indicate the IQR, centre lines indicate medians and whiskers indicate the 5th-95th percentile range. Dashed lines show power-law fits to the median RMSE values, with R</w:t>
      </w:r>
      <w:r>
        <w:rPr>
          <w:rFonts w:ascii="Arial" w:eastAsia="Arial" w:hAnsi="Arial" w:cs="Arial"/>
          <w:color w:val="000000"/>
          <w:sz w:val="18"/>
          <w:szCs w:val="18"/>
          <w:vertAlign w:val="superscript"/>
        </w:rPr>
        <w:t>2</w:t>
      </w:r>
      <w:r>
        <w:rPr>
          <w:rFonts w:ascii="Arial" w:eastAsia="Arial" w:hAnsi="Arial" w:cs="Arial"/>
          <w:color w:val="000000"/>
          <w:sz w:val="18"/>
          <w:szCs w:val="18"/>
        </w:rPr>
        <w:t xml:space="preserve"> values indicated. </w:t>
      </w:r>
      <w:r>
        <w:rPr>
          <w:rFonts w:ascii="Arial" w:eastAsia="Arial" w:hAnsi="Arial" w:cs="Arial"/>
          <w:b/>
          <w:bCs/>
          <w:color w:val="000000"/>
          <w:sz w:val="18"/>
          <w:szCs w:val="18"/>
        </w:rPr>
        <w:t>d,e</w:t>
      </w:r>
      <w:r>
        <w:rPr>
          <w:rFonts w:ascii="Arial" w:eastAsia="Arial" w:hAnsi="Arial" w:cs="Arial"/>
          <w:color w:val="000000"/>
          <w:sz w:val="18"/>
          <w:szCs w:val="18"/>
        </w:rPr>
        <w:t xml:space="preserve">, </w:t>
      </w:r>
      <w:sdt>
        <w:sdtPr>
          <w:tag w:val="goog_rdk_37"/>
          <w:id w:val="1735406741"/>
        </w:sdtPr>
        <w:sdtContent>
          <w:commentRangeStart w:id="43"/>
          <w:commentRangeStart w:id="44"/>
        </w:sdtContent>
      </w:sdt>
      <w:r>
        <w:rPr>
          <w:rFonts w:ascii="Arial" w:eastAsia="Arial" w:hAnsi="Arial" w:cs="Arial"/>
          <w:color w:val="000000"/>
          <w:sz w:val="18"/>
          <w:szCs w:val="18"/>
        </w:rPr>
        <w:t>Pairwise comparisons of RMSE distributions across dataset sizes for joint 1 (</w:t>
      </w:r>
      <w:r>
        <w:rPr>
          <w:rFonts w:ascii="Arial" w:eastAsia="Arial" w:hAnsi="Arial" w:cs="Arial"/>
          <w:b/>
          <w:bCs/>
          <w:color w:val="000000"/>
          <w:sz w:val="18"/>
          <w:szCs w:val="18"/>
        </w:rPr>
        <w:t>d</w:t>
      </w:r>
      <w:r>
        <w:rPr>
          <w:rFonts w:ascii="Arial" w:eastAsia="Arial" w:hAnsi="Arial" w:cs="Arial"/>
          <w:color w:val="000000"/>
          <w:sz w:val="18"/>
          <w:szCs w:val="18"/>
        </w:rPr>
        <w:t>) and joint 2 (</w:t>
      </w:r>
      <w:r>
        <w:rPr>
          <w:rFonts w:ascii="Arial" w:eastAsia="Arial" w:hAnsi="Arial" w:cs="Arial"/>
          <w:b/>
          <w:bCs/>
          <w:color w:val="000000"/>
          <w:sz w:val="18"/>
          <w:szCs w:val="18"/>
        </w:rPr>
        <w:t>e</w:t>
      </w:r>
      <w:r>
        <w:rPr>
          <w:rFonts w:ascii="Arial" w:eastAsia="Arial" w:hAnsi="Arial" w:cs="Arial"/>
          <w:color w:val="000000"/>
          <w:sz w:val="18"/>
          <w:szCs w:val="18"/>
        </w:rPr>
        <w:t>), computed using two-sided Mann-Whitney U tests with Benjamini-Hochberg correction. Link opacity indicates whether the corrected comparison was significant, as defined in the legend.</w:t>
      </w:r>
      <w:r>
        <w:rPr>
          <w:rFonts w:ascii="Arial" w:eastAsia="Arial" w:hAnsi="Arial" w:cs="Arial"/>
          <w:color w:val="000000"/>
          <w:sz w:val="18"/>
          <w:szCs w:val="18"/>
        </w:rPr>
        <w:br/>
      </w:r>
      <w:commentRangeEnd w:id="43"/>
      <w:r>
        <w:rPr>
          <w:rStyle w:val="CommentReference"/>
          <w:rFonts w:ascii="Arial" w:eastAsia="Arial" w:hAnsi="Arial" w:cs="Arial"/>
          <w:color w:val="000000"/>
          <w:sz w:val="18"/>
          <w:szCs w:val="18"/>
        </w:rPr>
        <w:commentReference w:id="43"/>
      </w:r>
      <w:commentRangeEnd w:id="44"/>
      <w:r w:rsidR="00F26202">
        <w:rPr>
          <w:rStyle w:val="CommentReference"/>
          <w:rFonts w:ascii="Arial" w:eastAsia="Arial" w:hAnsi="Arial" w:cs="Arial"/>
          <w:color w:val="000000"/>
          <w:sz w:val="18"/>
          <w:szCs w:val="18"/>
        </w:rPr>
        <w:commentReference w:id="44"/>
      </w:r>
    </w:p>
    <w:p w14:paraId="00000082" w14:textId="77777777" w:rsidR="00F341AA" w:rsidRDefault="00000000">
      <w:pPr>
        <w:pStyle w:val="Heading3"/>
        <w:spacing w:before="100" w:after="100"/>
      </w:pPr>
      <w:r>
        <w:lastRenderedPageBreak/>
        <w:t>Forward-solver performance depended mainly on refinement depth and search bound</w:t>
      </w:r>
    </w:p>
    <w:p w14:paraId="00000083"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We next evaluated how </w:t>
      </w:r>
      <w:sdt>
        <w:sdtPr>
          <w:tag w:val="goog_rdk_38"/>
          <w:id w:val="-222034540"/>
        </w:sdtPr>
        <w:sdtContent>
          <w:ins w:id="45" w:author="Lauren Parola" w:date="2026-04-29T10:14:00Z">
            <w:r>
              <w:rPr>
                <w:rFonts w:ascii="Arial" w:eastAsia="Arial" w:hAnsi="Arial" w:cs="Arial"/>
                <w:color w:val="000000"/>
                <w:sz w:val="20"/>
                <w:szCs w:val="20"/>
                <w:highlight w:val="white"/>
              </w:rPr>
              <w:t xml:space="preserve">to optimally configure </w:t>
            </w:r>
          </w:ins>
        </w:sdtContent>
      </w:sdt>
      <w:r>
        <w:rPr>
          <w:rFonts w:ascii="Arial" w:eastAsia="Arial" w:hAnsi="Arial" w:cs="Arial"/>
          <w:color w:val="000000"/>
          <w:sz w:val="20"/>
          <w:szCs w:val="20"/>
          <w:highlight w:val="white"/>
        </w:rPr>
        <w:t xml:space="preserve">the optimization-based forward solver </w:t>
      </w:r>
      <w:sdt>
        <w:sdtPr>
          <w:tag w:val="goog_rdk_39"/>
          <w:id w:val="-536667"/>
        </w:sdtPr>
        <w:sdtContent>
          <w:del w:id="46" w:author="Lauren Parola" w:date="2026-04-29T10:06:00Z">
            <w:r>
              <w:rPr>
                <w:rFonts w:ascii="Arial" w:eastAsia="Arial" w:hAnsi="Arial" w:cs="Arial"/>
                <w:color w:val="000000"/>
                <w:sz w:val="20"/>
                <w:szCs w:val="20"/>
                <w:highlight w:val="white"/>
              </w:rPr>
              <w:delText xml:space="preserve">should be configured </w:delText>
            </w:r>
          </w:del>
        </w:sdtContent>
      </w:sdt>
      <w:r>
        <w:rPr>
          <w:rFonts w:ascii="Arial" w:eastAsia="Arial" w:hAnsi="Arial" w:cs="Arial"/>
          <w:color w:val="000000"/>
          <w:sz w:val="20"/>
          <w:szCs w:val="20"/>
          <w:highlight w:val="white"/>
        </w:rPr>
        <w:t>to</w:t>
      </w:r>
      <w:sdt>
        <w:sdtPr>
          <w:tag w:val="goog_rdk_40"/>
          <w:id w:val="1358949879"/>
        </w:sdtPr>
        <w:sdtContent>
          <w:ins w:id="47" w:author="Lauren Parola" w:date="2026-04-29T10:08:00Z">
            <w:r>
              <w:rPr>
                <w:rFonts w:ascii="Arial" w:eastAsia="Arial" w:hAnsi="Arial" w:cs="Arial"/>
                <w:color w:val="000000"/>
                <w:sz w:val="20"/>
                <w:szCs w:val="20"/>
                <w:highlight w:val="white"/>
              </w:rPr>
              <w:t xml:space="preserve"> accurately</w:t>
            </w:r>
          </w:ins>
        </w:sdtContent>
      </w:sdt>
      <w:r>
        <w:rPr>
          <w:rFonts w:ascii="Arial" w:eastAsia="Arial" w:hAnsi="Arial" w:cs="Arial"/>
          <w:color w:val="000000"/>
          <w:sz w:val="20"/>
          <w:szCs w:val="20"/>
          <w:highlight w:val="white"/>
        </w:rPr>
        <w:t xml:space="preserve"> recover accelerations </w:t>
      </w:r>
      <w:sdt>
        <w:sdtPr>
          <w:tag w:val="goog_rdk_41"/>
          <w:id w:val="1042800769"/>
        </w:sdtPr>
        <w:sdtContent>
          <w:del w:id="48" w:author="Lauren Parola" w:date="2026-04-29T10:08:00Z">
            <w:r>
              <w:rPr>
                <w:rFonts w:ascii="Arial" w:eastAsia="Arial" w:hAnsi="Arial" w:cs="Arial"/>
                <w:color w:val="000000"/>
                <w:sz w:val="20"/>
                <w:szCs w:val="20"/>
                <w:highlight w:val="white"/>
              </w:rPr>
              <w:delText xml:space="preserve">accurately </w:delText>
            </w:r>
          </w:del>
        </w:sdtContent>
      </w:sdt>
      <w:r>
        <w:rPr>
          <w:rFonts w:ascii="Arial" w:eastAsia="Arial" w:hAnsi="Arial" w:cs="Arial"/>
          <w:color w:val="000000"/>
          <w:sz w:val="20"/>
          <w:szCs w:val="20"/>
          <w:highlight w:val="white"/>
        </w:rPr>
        <w:t>while</w:t>
      </w:r>
      <w:sdt>
        <w:sdtPr>
          <w:tag w:val="goog_rdk_42"/>
          <w:id w:val="548598144"/>
        </w:sdtPr>
        <w:sdtContent>
          <w:ins w:id="49" w:author="Lauren Parola" w:date="2026-04-29T10:14:00Z">
            <w:r>
              <w:rPr>
                <w:rFonts w:ascii="Arial" w:eastAsia="Arial" w:hAnsi="Arial" w:cs="Arial"/>
                <w:color w:val="000000"/>
                <w:sz w:val="20"/>
                <w:szCs w:val="20"/>
                <w:highlight w:val="white"/>
              </w:rPr>
              <w:t xml:space="preserve"> maintaining real-time performance</w:t>
            </w:r>
          </w:ins>
        </w:sdtContent>
      </w:sdt>
      <w:sdt>
        <w:sdtPr>
          <w:tag w:val="goog_rdk_43"/>
          <w:id w:val="1952666636"/>
        </w:sdtPr>
        <w:sdtContent>
          <w:del w:id="50" w:author="Lauren Parola" w:date="2026-04-29T10:14:00Z">
            <w:r>
              <w:rPr>
                <w:rFonts w:ascii="Arial" w:eastAsia="Arial" w:hAnsi="Arial" w:cs="Arial"/>
                <w:color w:val="000000"/>
                <w:sz w:val="20"/>
                <w:szCs w:val="20"/>
                <w:highlight w:val="white"/>
              </w:rPr>
              <w:delText xml:space="preserve"> remaining within a real-time update budget</w:delText>
            </w:r>
          </w:del>
        </w:sdtContent>
      </w:sdt>
      <w:r>
        <w:rPr>
          <w:rFonts w:ascii="Arial" w:eastAsia="Arial" w:hAnsi="Arial" w:cs="Arial"/>
          <w:color w:val="000000"/>
          <w:sz w:val="20"/>
          <w:szCs w:val="20"/>
          <w:highlight w:val="white"/>
        </w:rPr>
        <w:t>. Across 336 solver configurations, accuracy and latency formed a clear Pareto trade-off (Fig. 4). Configurations with little or no Adam refinement were fast but often inaccurate, whereas additional refinement reduced angular error at the cost of longer update times. Across the grid, median angular error decreased from </w:t>
      </w:r>
      <m:oMath>
        <m:r>
          <w:rPr>
            <w:rFonts w:ascii="Cambria Math" w:eastAsia="Cambria Math" w:hAnsi="Cambria Math" w:cs="Cambria Math"/>
            <w:color w:val="000000"/>
          </w:rPr>
          <m:t>2.65×</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oMath>
      <w:r>
        <w:rPr>
          <w:rFonts w:ascii="Arial" w:eastAsia="Arial" w:hAnsi="Arial" w:cs="Arial"/>
          <w:color w:val="000000"/>
          <w:sz w:val="20"/>
          <w:szCs w:val="20"/>
          <w:highlight w:val="white"/>
        </w:rPr>
        <w:t> rad with no Adam steps to </w:t>
      </w:r>
      <m:oMath>
        <m:r>
          <w:rPr>
            <w:rFonts w:ascii="Cambria Math" w:eastAsia="Cambria Math" w:hAnsi="Cambria Math" w:cs="Cambria Math"/>
            <w:color w:val="000000"/>
          </w:rPr>
          <m:t>8.37×</m:t>
        </m:r>
        <m:sSup>
          <m:sSupPr>
            <m:ctrlPr>
              <w:rPr>
                <w:rFonts w:ascii="Cambria Math" w:eastAsia="Cambria Math" w:hAnsi="Cambria Math" w:cs="Cambria Math"/>
                <w:i/>
                <w:iCs/>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-4</m:t>
            </m:r>
          </m:sup>
        </m:sSup>
      </m:oMath>
      <w:r>
        <w:rPr>
          <w:rFonts w:ascii="Arial" w:eastAsia="Arial" w:hAnsi="Arial" w:cs="Arial"/>
          <w:color w:val="000000"/>
          <w:sz w:val="20"/>
          <w:szCs w:val="20"/>
          <w:highlight w:val="white"/>
        </w:rPr>
        <w:t> rad with 10 Adam steps, while median update time increased from 0.22 ms to 1.73 ms. Increasing refinement to 15 steps produced only a small further reduction in error but raised the median update time above the 2.0-ms real-time limit.</w:t>
      </w:r>
    </w:p>
    <w:p w14:paraId="0000008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highlight w:val="white"/>
        </w:rPr>
        <w:t>The acceleration sampling bound also affected solver reliability. Moderate bounds produced the lowest-error operating points, whereas very broad bounds generated many high-error configurations, especially when local refinement was limited. The lowest-error configuration used 16 sampled acceleration vectors, a ±20 rad/s</w:t>
      </w:r>
      <w:r>
        <w:rPr>
          <w:rFonts w:ascii="Arial" w:eastAsia="Arial" w:hAnsi="Arial" w:cs="Arial"/>
          <w:color w:val="000000"/>
          <w:sz w:val="20"/>
          <w:szCs w:val="20"/>
          <w:highlight w:val="white"/>
          <w:vertAlign w:val="superscript"/>
        </w:rPr>
        <w:t>2</w:t>
      </w:r>
      <w:r>
        <w:rPr>
          <w:rFonts w:ascii="Arial" w:eastAsia="Arial" w:hAnsi="Arial" w:cs="Arial"/>
          <w:color w:val="000000"/>
          <w:sz w:val="20"/>
          <w:szCs w:val="20"/>
          <w:highlight w:val="white"/>
        </w:rPr>
        <w:t> sampling bound, and 15 Adam steps, reaching a mean absolute angular error of </w:t>
      </w:r>
      <m:oMath>
        <m:r>
          <w:rPr>
            <w:rFonts w:ascii="Cambria Math" w:eastAsia="Cambria Math" w:hAnsi="Cambria Math" w:cs="Cambria Math"/>
            <w:color w:val="000000"/>
            <w:sz w:val="20"/>
            <w:szCs w:val="20"/>
          </w:rPr>
          <m:t>7.12×</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-4</m:t>
            </m:r>
          </m:sup>
        </m:sSup>
      </m:oMath>
      <w:r>
        <w:rPr>
          <w:rFonts w:ascii="Arial" w:eastAsia="Arial" w:hAnsi="Arial" w:cs="Arial"/>
          <w:color w:val="000000"/>
          <w:sz w:val="20"/>
          <w:szCs w:val="20"/>
          <w:highlight w:val="white"/>
        </w:rPr>
        <w:t> rad but requiring 2.37 ms per update. We therefore selected the best real-time-capable configuration: 16 sampled vectors, ±15 rad/s</w:t>
      </w:r>
      <w:r>
        <w:rPr>
          <w:rFonts w:ascii="Arial" w:eastAsia="Arial" w:hAnsi="Arial" w:cs="Arial"/>
          <w:color w:val="000000"/>
          <w:sz w:val="20"/>
          <w:szCs w:val="20"/>
          <w:highlight w:val="white"/>
          <w:vertAlign w:val="superscript"/>
        </w:rPr>
        <w:t>2</w:t>
      </w:r>
      <w:r>
        <w:rPr>
          <w:rFonts w:ascii="Arial" w:eastAsia="Arial" w:hAnsi="Arial" w:cs="Arial"/>
          <w:color w:val="000000"/>
          <w:sz w:val="20"/>
          <w:szCs w:val="20"/>
          <w:highlight w:val="white"/>
        </w:rPr>
        <w:t> bound, and 10 Adam steps. This setting preserved nearly the same accuracy (</w:t>
      </w:r>
      <m:oMath>
        <m:r>
          <w:rPr>
            <w:rFonts w:ascii="Cambria Math" w:eastAsia="Cambria Math" w:hAnsi="Cambria Math" w:cs="Cambria Math"/>
            <w:color w:val="000000"/>
            <w:sz w:val="20"/>
            <w:szCs w:val="20"/>
          </w:rPr>
          <m:t>7.50×</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-4</m:t>
            </m:r>
          </m:sup>
        </m:sSup>
      </m:oMath>
      <w:r>
        <w:rPr>
          <w:rFonts w:ascii="Arial" w:eastAsia="Arial" w:hAnsi="Arial" w:cs="Arial"/>
          <w:color w:val="000000"/>
          <w:sz w:val="20"/>
          <w:szCs w:val="20"/>
          <w:highlight w:val="white"/>
        </w:rPr>
        <w:t> rad) while reducing the mean update time to 1.68 ms. A faster balanced setting reduced update time to 0.92 ms with slightly higher error (</w:t>
      </w:r>
      <m:oMath>
        <m:r>
          <w:rPr>
            <w:rFonts w:ascii="Cambria Math" w:eastAsia="Cambria Math" w:hAnsi="Cambria Math" w:cs="Cambria Math"/>
            <w:color w:val="000000"/>
            <w:sz w:val="20"/>
            <w:szCs w:val="20"/>
          </w:rPr>
          <m:t>1.15×</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-3</m:t>
            </m:r>
          </m:sup>
        </m:sSup>
      </m:oMath>
      <w:r>
        <w:rPr>
          <w:rFonts w:ascii="Arial" w:eastAsia="Arial" w:hAnsi="Arial" w:cs="Arial"/>
          <w:color w:val="000000"/>
          <w:sz w:val="20"/>
          <w:szCs w:val="20"/>
          <w:highlight w:val="white"/>
        </w:rPr>
        <w:t> rad), whereas the fastest configuration completed updates in 0.13 ms but had substantially larger error (0.397 rad).</w:t>
      </w:r>
    </w:p>
    <w:p w14:paraId="00000085" w14:textId="77777777" w:rsidR="00F341AA" w:rsidRDefault="00F341AA">
      <w:pPr>
        <w:pBdr>
          <w:top w:val="nil"/>
          <w:left w:val="nil"/>
          <w:bottom w:val="nil"/>
          <w:right w:val="nil"/>
          <w:between w:val="nil"/>
        </w:pBdr>
        <w:spacing w:before="100" w:after="100" w:line="480" w:lineRule="auto"/>
        <w:jc w:val="both"/>
        <w:rPr>
          <w:rFonts w:ascii="Arial" w:eastAsia="Arial" w:hAnsi="Arial" w:cs="Arial"/>
          <w:color w:val="000000"/>
          <w:sz w:val="20"/>
          <w:szCs w:val="20"/>
        </w:rPr>
      </w:pPr>
    </w:p>
    <w:p w14:paraId="0000008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sdt>
        <w:sdtPr>
          <w:tag w:val="goog_rdk_44"/>
          <w:id w:val="113985699"/>
        </w:sdtPr>
        <w:sdtContent>
          <w:commentRangeStart w:id="51"/>
          <w:commentRangeStart w:id="52"/>
        </w:sdtContent>
      </w:sdt>
      <w:sdt>
        <w:sdtPr>
          <w:tag w:val="goog_rdk_45"/>
          <w:id w:val="-504362307"/>
        </w:sdtPr>
        <w:sdtContent>
          <w:commentRangeStart w:id="53"/>
          <w:commentRangeStart w:id="54"/>
        </w:sdtContent>
      </w:sdt>
      <w:r>
        <w:rPr>
          <w:rFonts w:ascii="Arial" w:eastAsia="Arial" w:hAnsi="Arial" w:cs="Arial"/>
          <w:noProof/>
          <w:color w:val="000000"/>
          <w:sz w:val="20"/>
          <w:szCs w:val="20"/>
        </w:rPr>
        <w:drawing>
          <wp:inline distT="0" distB="0" distL="0" distR="0" wp14:anchorId="3049EE10" wp14:editId="1F3EAE76">
            <wp:extent cx="5118100" cy="2882900"/>
            <wp:effectExtent l="0" t="0" r="0" b="0"/>
            <wp:docPr id="5" name="image1.png" descr="Picture 15"/>
            <wp:cNvGraphicFramePr/>
            <a:graphic xmlns:a="http://schemas.openxmlformats.org/drawingml/2006/main">
              <a:graphicData uri="http://schemas.openxmlformats.org/drawingml/2006/picture">
                <pic:pic xmlns:pic="http://schemas.openxmlformats.org/drawingml/2006/picture">
                  <pic:nvPicPr>
                    <pic:cNvPr id="0" name="image1.png" descr="Picture 15"/>
                    <pic:cNvPicPr preferRelativeResize="0"/>
                  </pic:nvPicPr>
                  <pic:blipFill>
                    <a:blip r:embed="rId16"/>
                    <a:srcRect/>
                    <a:stretch>
                      <a:fillRect/>
                    </a:stretch>
                  </pic:blipFill>
                  <pic:spPr>
                    <a:xfrm>
                      <a:off x="0" y="0"/>
                      <a:ext cx="5118100" cy="2882900"/>
                    </a:xfrm>
                    <a:prstGeom prst="rect">
                      <a:avLst/>
                    </a:prstGeom>
                    <a:ln/>
                  </pic:spPr>
                </pic:pic>
              </a:graphicData>
            </a:graphic>
          </wp:inline>
        </w:drawing>
      </w:r>
      <w:commentRangeEnd w:id="51"/>
      <w:r w:rsidR="0044483D">
        <w:rPr>
          <w:rStyle w:val="CommentReference"/>
          <w:rFonts w:ascii="Arial" w:eastAsia="Arial" w:hAnsi="Arial" w:cs="Arial"/>
          <w:color w:val="000000"/>
          <w:sz w:val="20"/>
          <w:szCs w:val="20"/>
        </w:rPr>
        <w:commentReference w:id="51"/>
      </w:r>
      <w:commentRangeEnd w:id="52"/>
      <w:r w:rsidR="004A40A1">
        <w:rPr>
          <w:rStyle w:val="CommentReference"/>
          <w:rFonts w:ascii="Arial" w:eastAsia="Arial" w:hAnsi="Arial" w:cs="Arial"/>
          <w:color w:val="000000"/>
          <w:sz w:val="20"/>
          <w:szCs w:val="20"/>
        </w:rPr>
        <w:commentReference w:id="52"/>
      </w:r>
      <w:commentRangeEnd w:id="53"/>
      <w:r w:rsidR="0044483D">
        <w:rPr>
          <w:rStyle w:val="CommentReference"/>
          <w:rFonts w:ascii="Arial" w:eastAsia="Arial" w:hAnsi="Arial" w:cs="Arial"/>
          <w:color w:val="000000"/>
          <w:sz w:val="20"/>
          <w:szCs w:val="20"/>
        </w:rPr>
        <w:commentReference w:id="53"/>
      </w:r>
      <w:commentRangeEnd w:id="54"/>
      <w:r w:rsidR="004A40A1">
        <w:rPr>
          <w:rStyle w:val="CommentReference"/>
          <w:rFonts w:ascii="Arial" w:eastAsia="Arial" w:hAnsi="Arial" w:cs="Arial"/>
          <w:color w:val="000000"/>
          <w:sz w:val="20"/>
          <w:szCs w:val="20"/>
        </w:rPr>
        <w:commentReference w:id="54"/>
      </w:r>
    </w:p>
    <w:p w14:paraId="00000087" w14:textId="77777777" w:rsidR="00F341AA" w:rsidRDefault="00000000">
      <w:pPr>
        <w:pBdr>
          <w:top w:val="nil"/>
          <w:left w:val="nil"/>
          <w:bottom w:val="nil"/>
          <w:right w:val="nil"/>
          <w:between w:val="nil"/>
        </w:pBdr>
        <w:spacing w:before="100" w:after="100" w:line="48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Fig. 4 | Accuracy-latency trade-offs of the optimization-based forward dynamics solver. </w:t>
      </w:r>
    </w:p>
    <w:p w14:paraId="00000088"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8"/>
          <w:szCs w:val="18"/>
        </w:rPr>
      </w:pPr>
      <w:r>
        <w:rPr>
          <w:rFonts w:ascii="Arial" w:eastAsia="Arial" w:hAnsi="Arial" w:cs="Arial"/>
          <w:color w:val="000000"/>
          <w:sz w:val="18"/>
          <w:szCs w:val="18"/>
          <w:highlight w:val="white"/>
        </w:rPr>
        <w:t>Each point denotes one of 336 solver configurations, evaluated over 50 trajectories (10,000 closed-loop state updates). The y axis shows the mean absolute angular error, averaged across the two joints and plotted on a logarithmic scale; the x axis shows the mean state-update execution time. The grid varied the number of sampled acceleration vectors (</w:t>
      </w:r>
      <m:oMath>
        <m:r>
          <w:rPr>
            <w:rFonts w:ascii="Cambria Math" w:eastAsia="Cambria Math" w:hAnsi="Cambria Math" w:cs="Cambria Math"/>
            <w:color w:val="000000"/>
            <w:sz w:val="18"/>
            <w:szCs w:val="18"/>
          </w:rPr>
          <m:t>N</m:t>
        </m:r>
      </m:oMath>
      <w:r>
        <w:rPr>
          <w:rFonts w:ascii="Arial" w:eastAsia="Arial" w:hAnsi="Arial" w:cs="Arial"/>
          <w:color w:val="000000"/>
          <w:sz w:val="18"/>
          <w:szCs w:val="18"/>
          <w:highlight w:val="white"/>
        </w:rPr>
        <w:t>), the uniform acceleration bound (</w:t>
      </w:r>
      <m:oMath>
        <m:r>
          <w:rPr>
            <w:rFonts w:ascii="Cambria Math" w:eastAsia="Cambria Math" w:hAnsi="Cambria Math" w:cs="Cambria Math"/>
            <w:color w:val="000000"/>
            <w:sz w:val="18"/>
            <w:szCs w:val="18"/>
          </w:rPr>
          <m:t>B</m:t>
        </m:r>
      </m:oMath>
      <w:r>
        <w:rPr>
          <w:rFonts w:ascii="Arial" w:eastAsia="Arial" w:hAnsi="Arial" w:cs="Arial"/>
          <w:color w:val="000000"/>
          <w:sz w:val="18"/>
          <w:szCs w:val="18"/>
          <w:highlight w:val="white"/>
        </w:rPr>
        <w:t>, </w:t>
      </w:r>
      <w:r>
        <w:rPr>
          <w:rFonts w:ascii="Arial" w:eastAsia="Arial" w:hAnsi="Arial" w:cs="Arial"/>
          <w:color w:val="000000"/>
          <w:sz w:val="18"/>
          <w:szCs w:val="18"/>
        </w:rPr>
        <w:t>in +/- rad/s</w:t>
      </w:r>
      <w:r>
        <w:rPr>
          <w:rFonts w:ascii="Arial" w:eastAsia="Arial" w:hAnsi="Arial" w:cs="Arial"/>
          <w:color w:val="000000"/>
          <w:sz w:val="18"/>
          <w:szCs w:val="18"/>
          <w:vertAlign w:val="superscript"/>
        </w:rPr>
        <w:t>2</w:t>
      </w:r>
      <w:r>
        <w:rPr>
          <w:rFonts w:ascii="Arial" w:eastAsia="Arial" w:hAnsi="Arial" w:cs="Arial"/>
          <w:color w:val="000000"/>
          <w:sz w:val="18"/>
          <w:szCs w:val="18"/>
          <w:highlight w:val="white"/>
        </w:rPr>
        <w:t>) and the number of Adam refinement steps (</w:t>
      </w:r>
      <m:oMath>
        <m:r>
          <w:rPr>
            <w:rFonts w:ascii="Cambria Math" w:eastAsia="Cambria Math" w:hAnsi="Cambria Math" w:cs="Cambria Math"/>
            <w:color w:val="000000"/>
            <w:sz w:val="18"/>
            <w:szCs w:val="18"/>
          </w:rPr>
          <m:t>A</m:t>
        </m:r>
      </m:oMath>
      <w:r>
        <w:rPr>
          <w:rFonts w:ascii="Arial" w:eastAsia="Arial" w:hAnsi="Arial" w:cs="Arial"/>
          <w:color w:val="000000"/>
          <w:sz w:val="18"/>
          <w:szCs w:val="18"/>
          <w:highlight w:val="white"/>
        </w:rPr>
        <w:t>); only </w:t>
      </w:r>
      <m:oMath>
        <m:r>
          <w:rPr>
            <w:rFonts w:ascii="Cambria Math" w:eastAsia="Cambria Math" w:hAnsi="Cambria Math" w:cs="Cambria Math"/>
            <w:color w:val="000000"/>
            <w:sz w:val="18"/>
            <w:szCs w:val="18"/>
          </w:rPr>
          <m:t>B</m:t>
        </m:r>
      </m:oMath>
      <w:r>
        <w:rPr>
          <w:rFonts w:ascii="Arial" w:eastAsia="Arial" w:hAnsi="Arial" w:cs="Arial"/>
          <w:color w:val="000000"/>
          <w:sz w:val="18"/>
          <w:szCs w:val="18"/>
          <w:highlight w:val="white"/>
        </w:rPr>
        <w:t> is encoded visually, from smaller bounds in blue to larger bounds in red. The black dashed curve marks the empirical Pareto frontier, and the grey dashed vertical line marks the 2.0-ms real-time limit. Numbered callouts identify the lowest-error configuration (1, red; </w:t>
      </w:r>
      <m:oMath>
        <m:r>
          <w:rPr>
            <w:rFonts w:ascii="Cambria Math" w:eastAsia="Cambria Math" w:hAnsi="Cambria Math" w:cs="Cambria Math"/>
            <w:color w:val="000000"/>
            <w:sz w:val="18"/>
            <w:szCs w:val="18"/>
          </w:rPr>
          <m:t>N=16</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B=±20</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A=15</m:t>
        </m:r>
      </m:oMath>
      <w:r>
        <w:rPr>
          <w:rFonts w:ascii="Arial" w:eastAsia="Arial" w:hAnsi="Arial" w:cs="Arial"/>
          <w:color w:val="000000"/>
          <w:sz w:val="18"/>
          <w:szCs w:val="18"/>
          <w:highlight w:val="white"/>
        </w:rPr>
        <w:t>), the selected real-time operating point (2, blue; </w:t>
      </w:r>
      <m:oMath>
        <m:r>
          <w:rPr>
            <w:rFonts w:ascii="Cambria Math" w:eastAsia="Cambria Math" w:hAnsi="Cambria Math" w:cs="Cambria Math"/>
            <w:color w:val="000000"/>
            <w:sz w:val="18"/>
            <w:szCs w:val="18"/>
          </w:rPr>
          <m:t>N=16</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B=±15</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A=10</m:t>
        </m:r>
      </m:oMath>
      <w:r>
        <w:rPr>
          <w:rFonts w:ascii="Arial" w:eastAsia="Arial" w:hAnsi="Arial" w:cs="Arial"/>
          <w:color w:val="000000"/>
          <w:sz w:val="18"/>
          <w:szCs w:val="18"/>
          <w:highlight w:val="white"/>
        </w:rPr>
        <w:t>), the minimum execution-error product configuration (3, dark red; </w:t>
      </w:r>
      <m:oMath>
        <m:r>
          <w:rPr>
            <w:rFonts w:ascii="Cambria Math" w:eastAsia="Cambria Math" w:hAnsi="Cambria Math" w:cs="Cambria Math"/>
            <w:color w:val="000000"/>
            <w:sz w:val="18"/>
            <w:szCs w:val="18"/>
          </w:rPr>
          <m:t>N=32</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B=±10</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A=5</m:t>
        </m:r>
      </m:oMath>
      <w:r>
        <w:rPr>
          <w:rFonts w:ascii="Arial" w:eastAsia="Arial" w:hAnsi="Arial" w:cs="Arial"/>
          <w:color w:val="000000"/>
          <w:sz w:val="18"/>
          <w:szCs w:val="18"/>
          <w:highlight w:val="white"/>
        </w:rPr>
        <w:t>) and the fastest configuration evaluated (4, open blue outline; </w:t>
      </w:r>
      <m:oMath>
        <m:r>
          <w:rPr>
            <w:rFonts w:ascii="Cambria Math" w:eastAsia="Cambria Math" w:hAnsi="Cambria Math" w:cs="Cambria Math"/>
            <w:color w:val="000000"/>
            <w:sz w:val="18"/>
            <w:szCs w:val="18"/>
          </w:rPr>
          <m:t>N=16</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B=±35</m:t>
        </m:r>
      </m:oMath>
      <w:r>
        <w:rPr>
          <w:rFonts w:ascii="Arial" w:eastAsia="Arial" w:hAnsi="Arial" w:cs="Arial"/>
          <w:color w:val="000000"/>
          <w:sz w:val="18"/>
          <w:szCs w:val="18"/>
          <w:highlight w:val="white"/>
        </w:rPr>
        <w:t>, </w:t>
      </w:r>
      <m:oMath>
        <m:r>
          <w:rPr>
            <w:rFonts w:ascii="Cambria Math" w:eastAsia="Cambria Math" w:hAnsi="Cambria Math" w:cs="Cambria Math"/>
            <w:color w:val="000000"/>
            <w:sz w:val="18"/>
            <w:szCs w:val="18"/>
          </w:rPr>
          <m:t>A=0</m:t>
        </m:r>
      </m:oMath>
      <w:r>
        <w:rPr>
          <w:rFonts w:ascii="Arial" w:eastAsia="Arial" w:hAnsi="Arial" w:cs="Arial"/>
          <w:color w:val="000000"/>
          <w:sz w:val="18"/>
          <w:szCs w:val="18"/>
          <w:highlight w:val="white"/>
        </w:rPr>
        <w:t>).</w:t>
      </w:r>
    </w:p>
    <w:p w14:paraId="0000008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b/>
          <w:bCs/>
          <w:color w:val="000000"/>
          <w:sz w:val="20"/>
          <w:szCs w:val="20"/>
        </w:rPr>
        <w:t>Learned Appell energy landscape enables accurate, real-time forward dynamic simulation</w:t>
      </w:r>
    </w:p>
    <w:p w14:paraId="0000008A"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highlight w:val="white"/>
        </w:rPr>
      </w:pPr>
      <w:r>
        <w:rPr>
          <w:rFonts w:ascii="Arial" w:eastAsia="Arial" w:hAnsi="Arial" w:cs="Arial"/>
          <w:color w:val="000000"/>
          <w:sz w:val="20"/>
          <w:szCs w:val="20"/>
          <w:highlight w:val="white"/>
        </w:rPr>
        <w:t>At the real-time operating point selected from the grid search (</w:t>
      </w:r>
      <m:oMath>
        <m:r>
          <w:rPr>
            <w:rFonts w:ascii="Cambria Math" w:eastAsia="Cambria Math" w:hAnsi="Cambria Math" w:cs="Cambria Math"/>
            <w:color w:val="000000"/>
            <w:sz w:val="20"/>
            <w:szCs w:val="20"/>
          </w:rPr>
          <m:t>N=16</m:t>
        </m:r>
      </m:oMath>
      <w:r>
        <w:rPr>
          <w:rFonts w:ascii="Arial" w:eastAsia="Arial" w:hAnsi="Arial" w:cs="Arial"/>
          <w:color w:val="000000"/>
          <w:sz w:val="20"/>
          <w:szCs w:val="20"/>
          <w:highlight w:val="white"/>
        </w:rPr>
        <w:t>, </w:t>
      </w:r>
      <m:oMath>
        <m:r>
          <w:rPr>
            <w:rFonts w:ascii="Cambria Math" w:eastAsia="Cambria Math" w:hAnsi="Cambria Math" w:cs="Cambria Math"/>
            <w:color w:val="000000"/>
            <w:sz w:val="20"/>
            <w:szCs w:val="20"/>
          </w:rPr>
          <m:t>B=±15</m:t>
        </m:r>
      </m:oMath>
      <w:r>
        <w:rPr>
          <w:rFonts w:ascii="Arial" w:eastAsia="Arial" w:hAnsi="Arial" w:cs="Arial"/>
          <w:color w:val="000000"/>
          <w:sz w:val="20"/>
          <w:szCs w:val="20"/>
          <w:highlight w:val="white"/>
        </w:rPr>
        <w:t> rad/s</w:t>
      </w:r>
      <w:r>
        <w:rPr>
          <w:rFonts w:ascii="Arial" w:eastAsia="Arial" w:hAnsi="Arial" w:cs="Arial"/>
          <w:color w:val="000000"/>
          <w:sz w:val="20"/>
          <w:szCs w:val="20"/>
          <w:highlight w:val="white"/>
          <w:vertAlign w:val="superscript"/>
        </w:rPr>
        <w:t>2</w:t>
      </w:r>
      <w:r>
        <w:rPr>
          <w:rFonts w:ascii="Arial" w:eastAsia="Arial" w:hAnsi="Arial" w:cs="Arial"/>
          <w:color w:val="000000"/>
          <w:sz w:val="20"/>
          <w:szCs w:val="20"/>
          <w:highlight w:val="white"/>
        </w:rPr>
        <w:t>, </w:t>
      </w:r>
      <m:oMath>
        <m:r>
          <w:rPr>
            <w:rFonts w:ascii="Cambria Math" w:eastAsia="Cambria Math" w:hAnsi="Cambria Math" w:cs="Cambria Math"/>
            <w:color w:val="000000"/>
            <w:sz w:val="20"/>
            <w:szCs w:val="20"/>
          </w:rPr>
          <m:t>A=10</m:t>
        </m:r>
      </m:oMath>
      <w:r>
        <w:rPr>
          <w:rFonts w:ascii="Arial" w:eastAsia="Arial" w:hAnsi="Arial" w:cs="Arial"/>
          <w:color w:val="000000"/>
          <w:sz w:val="20"/>
          <w:szCs w:val="20"/>
          <w:highlight w:val="white"/>
        </w:rPr>
        <w:t>), we tested the learned solver in closed-loop forward simulation. The solver was evaluated on 50 reference trajectories, each lasting 5 s. At each time step, it estimated acceleration by first scoring 16 candidate acceleration vectors within the prescribed bound and then refining the best candidate with 10 Adam steps. The objective combined the learned Appell-energy term, the gravitational work term and a penalty for changes from the previous acceleration estimate.</w:t>
      </w:r>
    </w:p>
    <w:p w14:paraId="0000008B"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lastRenderedPageBreak/>
        <w:t>The learned solver closely followed the reference motion over the 5-s rollouts. Median angular RMSEs were 0.00737 rad for joint 1 and 0.0119 rad for joint 2. Median velocity RMSEs were 0.0309 and 0.0677 rad/s, and median acceleration RMSEs were 0.165 and 0.382 rad/s</w:t>
      </w:r>
      <w:r>
        <w:rPr>
          <w:rFonts w:ascii="Arial" w:eastAsia="Arial" w:hAnsi="Arial" w:cs="Arial"/>
          <w:color w:val="000000"/>
          <w:sz w:val="20"/>
          <w:szCs w:val="20"/>
          <w:highlight w:val="white"/>
          <w:vertAlign w:val="superscript"/>
        </w:rPr>
        <w:t>2</w:t>
      </w:r>
      <w:r>
        <w:rPr>
          <w:rFonts w:ascii="Arial" w:eastAsia="Arial" w:hAnsi="Arial" w:cs="Arial"/>
          <w:color w:val="000000"/>
          <w:sz w:val="20"/>
          <w:szCs w:val="20"/>
          <w:highlight w:val="white"/>
        </w:rPr>
        <w:t>, respectively. Errors accumulated gradually during the rollout, as expected for a closed-loop simulation that repeatedly feeds back its own acceleration estimates, but remained bounded over the full simulation horizon.</w:t>
      </w:r>
    </w:p>
    <w:p w14:paraId="0000008C"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7"/>
          <w:szCs w:val="17"/>
        </w:rPr>
      </w:pPr>
      <w:r>
        <w:rPr>
          <w:rFonts w:ascii="Arial" w:eastAsia="Arial" w:hAnsi="Arial" w:cs="Arial"/>
          <w:color w:val="000000"/>
          <w:sz w:val="20"/>
          <w:szCs w:val="20"/>
          <w:highlight w:val="white"/>
        </w:rPr>
        <w:t>This accuracy came with a computational cost relative to direct numerical evaluation. For complete 5-s trajectories, the learned solver required a median of 4.04 s, compared with 0.547 s for the numerical solver (one-sided Mann-Whitney </w:t>
      </w:r>
      <m:oMath>
        <m:r>
          <w:rPr>
            <w:rFonts w:ascii="Cambria Math" w:eastAsia="Cambria Math" w:hAnsi="Cambria Math" w:cs="Cambria Math"/>
            <w:color w:val="000000"/>
            <w:sz w:val="20"/>
            <w:szCs w:val="20"/>
          </w:rPr>
          <m:t>U</m:t>
        </m:r>
      </m:oMath>
      <w:r>
        <w:rPr>
          <w:rFonts w:ascii="Arial" w:eastAsia="Arial" w:hAnsi="Arial" w:cs="Arial"/>
          <w:color w:val="000000"/>
          <w:sz w:val="20"/>
          <w:szCs w:val="20"/>
          <w:highlight w:val="white"/>
        </w:rPr>
        <w:t> test, </w:t>
      </w:r>
      <m:oMath>
        <m:r>
          <w:rPr>
            <w:rFonts w:ascii="Cambria Math" w:eastAsia="Cambria Math" w:hAnsi="Cambria Math" w:cs="Cambria Math"/>
            <w:color w:val="000000"/>
            <w:sz w:val="20"/>
            <w:szCs w:val="20"/>
          </w:rPr>
          <m:t>U=2500</m:t>
        </m:r>
      </m:oMath>
      <w:r>
        <w:rPr>
          <w:rFonts w:ascii="Arial" w:eastAsia="Arial" w:hAnsi="Arial" w:cs="Arial"/>
          <w:color w:val="000000"/>
          <w:sz w:val="20"/>
          <w:szCs w:val="20"/>
          <w:highlight w:val="white"/>
        </w:rPr>
        <w:t>, </w:t>
      </w:r>
      <m:oMath>
        <m:r>
          <w:rPr>
            <w:rFonts w:ascii="Cambria Math" w:eastAsia="Cambria Math" w:hAnsi="Cambria Math" w:cs="Cambria Math"/>
            <w:color w:val="000000"/>
            <w:sz w:val="20"/>
            <w:szCs w:val="20"/>
          </w:rPr>
          <m:t>p=3.53×</m:t>
        </m:r>
        <m:sSup>
          <m:sSupPr>
            <m:ctrlPr>
              <w:rPr>
                <w:rFonts w:ascii="Cambria Math" w:eastAsia="Cambria Math" w:hAnsi="Cambria Math" w:cs="Cambria Math"/>
                <w:i/>
                <w:iCs/>
                <w:color w:val="000000"/>
                <w:sz w:val="20"/>
                <w:szCs w:val="20"/>
              </w:rPr>
            </m:ctrlPr>
          </m:sSupPr>
          <m:e>
            <m:r>
              <w:rPr>
                <w:rFonts w:ascii="Cambria Math" w:eastAsia="Cambria Math" w:hAnsi="Cambria Math" w:cs="Cambria Math"/>
                <w:color w:val="000000"/>
                <w:sz w:val="20"/>
                <w:szCs w:val="20"/>
              </w:rPr>
              <m:t>10</m:t>
            </m:r>
          </m:e>
          <m:sup>
            <m:r>
              <w:rPr>
                <w:rFonts w:ascii="Cambria Math" w:eastAsia="Cambria Math" w:hAnsi="Cambria Math" w:cs="Cambria Math"/>
                <w:color w:val="000000"/>
                <w:sz w:val="20"/>
                <w:szCs w:val="20"/>
              </w:rPr>
              <m:t>-18</m:t>
            </m:r>
          </m:sup>
        </m:sSup>
      </m:oMath>
      <w:r>
        <w:rPr>
          <w:rFonts w:ascii="Arial" w:eastAsia="Arial" w:hAnsi="Arial" w:cs="Arial"/>
          <w:color w:val="000000"/>
          <w:sz w:val="20"/>
          <w:szCs w:val="20"/>
          <w:highlight w:val="white"/>
        </w:rPr>
        <w:t>). At the individual update level, however, the solver remained within the 2.0-ms real-time budget: median solver latency was 1.54 ms with an interquartile range of 0.0655 ms, and the mean update time over full rollouts was 1.62 ms. Thus, the learned Appell-energy landscape, while remaining slower than the traditional numerical integrator for complete trajectory generation, enabled accurate, real-time-capable forward simulation.</w:t>
      </w:r>
    </w:p>
    <w:p w14:paraId="0000008D" w14:textId="77777777" w:rsidR="00F341AA" w:rsidRDefault="00000000">
      <w:pPr>
        <w:pStyle w:val="Heading3"/>
        <w:spacing w:before="100" w:after="100"/>
        <w:jc w:val="center"/>
        <w:rPr>
          <w:b w:val="0"/>
          <w:bCs w:val="0"/>
        </w:rPr>
      </w:pPr>
      <w:sdt>
        <w:sdtPr>
          <w:tag w:val="goog_rdk_46"/>
          <w:id w:val="1807481319"/>
        </w:sdtPr>
        <w:sdtContent>
          <w:commentRangeStart w:id="55"/>
          <w:commentRangeStart w:id="56"/>
        </w:sdtContent>
      </w:sdt>
      <w:r>
        <w:rPr>
          <w:b w:val="0"/>
          <w:bCs w:val="0"/>
          <w:noProof/>
        </w:rPr>
        <w:drawing>
          <wp:inline distT="0" distB="0" distL="0" distR="0" wp14:anchorId="42B7A5C1" wp14:editId="1A5EC27E">
            <wp:extent cx="5943600" cy="1985011"/>
            <wp:effectExtent l="0" t="0" r="0" b="0"/>
            <wp:docPr id="4" name="image4.png" descr="Picture 1"/>
            <wp:cNvGraphicFramePr/>
            <a:graphic xmlns:a="http://schemas.openxmlformats.org/drawingml/2006/main">
              <a:graphicData uri="http://schemas.openxmlformats.org/drawingml/2006/picture">
                <pic:pic xmlns:pic="http://schemas.openxmlformats.org/drawingml/2006/picture">
                  <pic:nvPicPr>
                    <pic:cNvPr id="0" name="image4.png" descr="Picture 1"/>
                    <pic:cNvPicPr preferRelativeResize="0"/>
                  </pic:nvPicPr>
                  <pic:blipFill>
                    <a:blip r:embed="rId17"/>
                    <a:srcRect/>
                    <a:stretch>
                      <a:fillRect/>
                    </a:stretch>
                  </pic:blipFill>
                  <pic:spPr>
                    <a:xfrm>
                      <a:off x="0" y="0"/>
                      <a:ext cx="5943600" cy="1985011"/>
                    </a:xfrm>
                    <a:prstGeom prst="rect">
                      <a:avLst/>
                    </a:prstGeom>
                    <a:ln/>
                  </pic:spPr>
                </pic:pic>
              </a:graphicData>
            </a:graphic>
          </wp:inline>
        </w:drawing>
      </w:r>
      <w:commentRangeEnd w:id="55"/>
      <w:r>
        <w:rPr>
          <w:rStyle w:val="CommentReference"/>
          <w:b w:val="0"/>
          <w:bCs w:val="0"/>
          <w:sz w:val="20"/>
          <w:szCs w:val="20"/>
        </w:rPr>
        <w:commentReference w:id="55"/>
      </w:r>
      <w:commentRangeEnd w:id="56"/>
      <w:r w:rsidR="00F249A5">
        <w:rPr>
          <w:rStyle w:val="CommentReference"/>
          <w:b w:val="0"/>
          <w:bCs w:val="0"/>
          <w:sz w:val="20"/>
          <w:szCs w:val="20"/>
        </w:rPr>
        <w:commentReference w:id="56"/>
      </w:r>
    </w:p>
    <w:p w14:paraId="0000008E" w14:textId="77777777" w:rsidR="00F341AA" w:rsidRDefault="00000000">
      <w:pPr>
        <w:pStyle w:val="Heading3"/>
        <w:spacing w:before="100" w:after="100"/>
        <w:rPr>
          <w:sz w:val="18"/>
          <w:szCs w:val="18"/>
        </w:rPr>
      </w:pPr>
      <w:r>
        <w:rPr>
          <w:sz w:val="18"/>
          <w:szCs w:val="18"/>
        </w:rPr>
        <w:t xml:space="preserve">Fig. 5 | Learned acceleration energy landscape enables accurate and fast forward simulation. </w:t>
      </w:r>
    </w:p>
    <w:p w14:paraId="0000008F"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18"/>
          <w:szCs w:val="18"/>
        </w:rPr>
      </w:pPr>
      <w:r>
        <w:rPr>
          <w:rFonts w:ascii="Arial" w:eastAsia="Arial" w:hAnsi="Arial" w:cs="Arial"/>
          <w:b/>
          <w:bCs/>
          <w:color w:val="000000"/>
          <w:sz w:val="18"/>
          <w:szCs w:val="18"/>
        </w:rPr>
        <w:t>a</w:t>
      </w:r>
      <w:r>
        <w:rPr>
          <w:rFonts w:ascii="Arial" w:eastAsia="Arial" w:hAnsi="Arial" w:cs="Arial"/>
          <w:color w:val="000000"/>
          <w:sz w:val="18"/>
          <w:szCs w:val="18"/>
        </w:rPr>
        <w:t xml:space="preserve">, Representative 5 s closed-loop rollouts for the two-joint system, comparing the optimization-based forward dynamics solver with the numerical ODE solution for angular position, velocity and acceleration. Blue and red denote joints 1 and 2, respectively; solid and dashed traces denote neural and numerical trajectories. </w:t>
      </w:r>
      <w:r>
        <w:rPr>
          <w:rFonts w:ascii="Arial" w:eastAsia="Arial" w:hAnsi="Arial" w:cs="Arial"/>
          <w:b/>
          <w:bCs/>
          <w:color w:val="000000"/>
          <w:sz w:val="18"/>
          <w:szCs w:val="18"/>
        </w:rPr>
        <w:t>b</w:t>
      </w:r>
      <w:r>
        <w:rPr>
          <w:rFonts w:ascii="Arial" w:eastAsia="Arial" w:hAnsi="Arial" w:cs="Arial"/>
          <w:color w:val="000000"/>
          <w:sz w:val="18"/>
          <w:szCs w:val="18"/>
        </w:rPr>
        <w:t xml:space="preserve">, Distributions of trajectory-wise RMSE for position, velocity and acceleration across 50 independent simulations. Points denote individual trajectories; horizontal lines denote medians and vertical bars denote the interquartile range. </w:t>
      </w:r>
      <w:r>
        <w:rPr>
          <w:rFonts w:ascii="Arial" w:eastAsia="Arial" w:hAnsi="Arial" w:cs="Arial"/>
          <w:b/>
          <w:bCs/>
          <w:color w:val="000000"/>
          <w:sz w:val="18"/>
          <w:szCs w:val="18"/>
        </w:rPr>
        <w:t>c</w:t>
      </w:r>
      <w:r>
        <w:rPr>
          <w:rFonts w:ascii="Arial" w:eastAsia="Arial" w:hAnsi="Arial" w:cs="Arial"/>
          <w:color w:val="000000"/>
          <w:sz w:val="18"/>
          <w:szCs w:val="18"/>
        </w:rPr>
        <w:t xml:space="preserve">, Wall-clock time required to generate a complete 5 s trajectory using the numerical ODE solver or the optimization-based forward dynamics solver (‘Neural Solver’). The neural solver remained slower than the analytical ODE baseline but completed trajectories faster than in </w:t>
      </w:r>
      <w:r>
        <w:rPr>
          <w:rFonts w:ascii="Arial" w:eastAsia="Arial" w:hAnsi="Arial" w:cs="Arial"/>
          <w:color w:val="000000"/>
          <w:sz w:val="18"/>
          <w:szCs w:val="18"/>
        </w:rPr>
        <w:lastRenderedPageBreak/>
        <w:t>real time. d, Inference latency for the neural forward solver and inverse model query. Forward latency was measured for the optimized solver configuration; inverse latency was measured for the 16k-sample trained network.</w:t>
      </w:r>
    </w:p>
    <w:p w14:paraId="00000090" w14:textId="77777777" w:rsidR="00F341AA" w:rsidRDefault="00000000">
      <w:pPr>
        <w:pStyle w:val="Heading2"/>
        <w:spacing w:before="100" w:after="100"/>
      </w:pPr>
      <w:r>
        <w:t>Discussion</w:t>
      </w:r>
    </w:p>
    <w:p w14:paraId="00000091"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bookmarkStart w:id="57" w:name="bookmark=id.jpfa3ytguaho" w:colFirst="0" w:colLast="0"/>
      <w:bookmarkEnd w:id="57"/>
      <w:r>
        <w:rPr>
          <w:rFonts w:ascii="Arial" w:eastAsia="Arial" w:hAnsi="Arial" w:cs="Arial"/>
          <w:color w:val="000000"/>
          <w:sz w:val="20"/>
          <w:szCs w:val="20"/>
          <w:highlight w:val="white"/>
        </w:rPr>
        <w:t>Across a wide range of scientific and engineering settings, dynamics models are valuable because they can be used either in the inverse direction to compute inputs for control or in the forward direction to predict the consequences of those inputs</w:t>
      </w:r>
      <w:r>
        <w:rPr>
          <w:rFonts w:ascii="Arial" w:eastAsia="Arial" w:hAnsi="Arial" w:cs="Arial"/>
          <w:color w:val="000000"/>
          <w:sz w:val="20"/>
          <w:szCs w:val="20"/>
          <w:vertAlign w:val="superscript"/>
        </w:rPr>
        <w:t>30,59</w:t>
      </w:r>
      <w:r>
        <w:rPr>
          <w:rFonts w:ascii="Arial" w:eastAsia="Arial" w:hAnsi="Arial" w:cs="Arial"/>
          <w:color w:val="000000"/>
          <w:sz w:val="20"/>
          <w:szCs w:val="20"/>
          <w:highlight w:val="white"/>
        </w:rPr>
        <w:t>. In this study, we show that a physics-structured neural representation can achieve high-accuracy inverse dynamics predictions at low inference cost, while also supporting accurate closed-loop forward prediction over multi-second horizons. As such, constraining learning with first-principles structure yielded a compact internal model that is simultaneously actionable for control-relevant inverse computations and forward predictions, which is an important step toward developing artificial systems that biomimetically replicate biological motor coordination.</w:t>
      </w:r>
    </w:p>
    <w:p w14:paraId="00000092" w14:textId="77777777" w:rsidR="00F341AA" w:rsidRDefault="00000000">
      <w:pPr>
        <w:pStyle w:val="Heading3"/>
        <w:spacing w:before="100" w:after="100"/>
        <w:rPr>
          <w:highlight w:val="white"/>
        </w:rPr>
      </w:pPr>
      <w:r>
        <w:rPr>
          <w:highlight w:val="white"/>
        </w:rPr>
        <w:t>Network topology and hyperparameters</w:t>
      </w:r>
    </w:p>
    <w:p w14:paraId="00000093"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Hyperparameter optimization indicated that most performance variation in the explored space was driven by initial hidden-layer width and learning rate, rather than deeper architectural choices, with initial hidden-layer width accounting for 51.4% and learning rate accounting for 25.5% of the global sensitivity, compared with 4.8% for activation </w:t>
      </w:r>
      <w:sdt>
        <w:sdtPr>
          <w:tag w:val="goog_rdk_47"/>
          <w:id w:val="205233989"/>
        </w:sdtPr>
        <w:sdtContent>
          <w:ins w:id="58" w:author="Lauren Parola" w:date="2026-04-29T10:23:00Z">
            <w:r>
              <w:rPr>
                <w:rFonts w:ascii="Arial" w:eastAsia="Arial" w:hAnsi="Arial" w:cs="Arial"/>
                <w:color w:val="000000"/>
                <w:sz w:val="20"/>
                <w:szCs w:val="20"/>
                <w:highlight w:val="white"/>
              </w:rPr>
              <w:t xml:space="preserve">function </w:t>
            </w:r>
          </w:ins>
        </w:sdtContent>
      </w:sdt>
      <w:r>
        <w:rPr>
          <w:rFonts w:ascii="Arial" w:eastAsia="Arial" w:hAnsi="Arial" w:cs="Arial"/>
          <w:color w:val="000000"/>
          <w:sz w:val="20"/>
          <w:szCs w:val="20"/>
          <w:highlight w:val="white"/>
        </w:rPr>
        <w:t xml:space="preserve">choice and 18.3% for depth within one to ten layers. </w:t>
      </w:r>
      <w:sdt>
        <w:sdtPr>
          <w:tag w:val="goog_rdk_48"/>
          <w:id w:val="-1109569287"/>
        </w:sdtPr>
        <w:sdtContent>
          <w:commentRangeStart w:id="59"/>
          <w:commentRangeStart w:id="60"/>
        </w:sdtContent>
      </w:sdt>
      <w:r>
        <w:rPr>
          <w:rFonts w:ascii="Arial" w:eastAsia="Arial" w:hAnsi="Arial" w:cs="Arial"/>
          <w:color w:val="000000"/>
          <w:sz w:val="20"/>
          <w:szCs w:val="20"/>
          <w:highlight w:val="white"/>
        </w:rPr>
        <w:t xml:space="preserve">This </w:t>
      </w:r>
      <w:commentRangeEnd w:id="59"/>
      <w:r>
        <w:rPr>
          <w:rStyle w:val="CommentReference"/>
          <w:rFonts w:ascii="Arial" w:eastAsia="Arial" w:hAnsi="Arial" w:cs="Arial"/>
          <w:color w:val="000000"/>
          <w:sz w:val="20"/>
          <w:szCs w:val="20"/>
          <w:highlight w:val="white"/>
        </w:rPr>
        <w:commentReference w:id="59"/>
      </w:r>
      <w:commentRangeEnd w:id="60"/>
      <w:r w:rsidR="00F249A5">
        <w:rPr>
          <w:rStyle w:val="CommentReference"/>
          <w:rFonts w:ascii="Arial" w:eastAsia="Arial" w:hAnsi="Arial" w:cs="Arial"/>
          <w:color w:val="000000"/>
          <w:sz w:val="20"/>
          <w:szCs w:val="20"/>
          <w:highlight w:val="white"/>
        </w:rPr>
        <w:commentReference w:id="60"/>
      </w:r>
      <w:r>
        <w:rPr>
          <w:rFonts w:ascii="Arial" w:eastAsia="Arial" w:hAnsi="Arial" w:cs="Arial"/>
          <w:color w:val="000000"/>
          <w:sz w:val="20"/>
          <w:szCs w:val="20"/>
          <w:highlight w:val="white"/>
        </w:rPr>
        <w:t xml:space="preserve">concentration of sensitivity </w:t>
      </w:r>
      <w:sdt>
        <w:sdtPr>
          <w:tag w:val="goog_rdk_49"/>
          <w:id w:val="1853722156"/>
        </w:sdtPr>
        <w:sdtContent>
          <w:del w:id="61" w:author="Lauren Parola" w:date="2026-04-29T10:28:00Z">
            <w:r>
              <w:rPr>
                <w:rFonts w:ascii="Arial" w:eastAsia="Arial" w:hAnsi="Arial" w:cs="Arial"/>
                <w:color w:val="000000"/>
                <w:sz w:val="20"/>
                <w:szCs w:val="20"/>
                <w:highlight w:val="white"/>
              </w:rPr>
              <w:delText xml:space="preserve">is consistent with the observation, </w:delText>
            </w:r>
          </w:del>
        </w:sdtContent>
      </w:sdt>
      <w:sdt>
        <w:sdtPr>
          <w:tag w:val="goog_rdk_50"/>
          <w:id w:val="-1645142689"/>
        </w:sdtPr>
        <w:sdtContent>
          <w:ins w:id="62" w:author="Lauren Parola" w:date="2026-04-29T10:28:00Z">
            <w:r>
              <w:rPr>
                <w:rFonts w:ascii="Arial" w:eastAsia="Arial" w:hAnsi="Arial" w:cs="Arial"/>
                <w:color w:val="000000"/>
                <w:sz w:val="20"/>
                <w:szCs w:val="20"/>
                <w:highlight w:val="white"/>
              </w:rPr>
              <w:t>aligns with</w:t>
            </w:r>
          </w:ins>
        </w:sdtContent>
      </w:sdt>
      <w:sdt>
        <w:sdtPr>
          <w:tag w:val="goog_rdk_51"/>
          <w:id w:val="805478247"/>
        </w:sdtPr>
        <w:sdtContent>
          <w:del w:id="63" w:author="Lauren Parola" w:date="2026-04-29T10:28:00Z">
            <w:r>
              <w:rPr>
                <w:rFonts w:ascii="Arial" w:eastAsia="Arial" w:hAnsi="Arial" w:cs="Arial"/>
                <w:color w:val="000000"/>
                <w:sz w:val="20"/>
                <w:szCs w:val="20"/>
                <w:highlight w:val="white"/>
              </w:rPr>
              <w:delText>in</w:delText>
            </w:r>
          </w:del>
        </w:sdtContent>
      </w:sdt>
      <w:r>
        <w:rPr>
          <w:rFonts w:ascii="Arial" w:eastAsia="Arial" w:hAnsi="Arial" w:cs="Arial"/>
          <w:color w:val="000000"/>
          <w:sz w:val="20"/>
          <w:szCs w:val="20"/>
          <w:highlight w:val="white"/>
        </w:rPr>
        <w:t xml:space="preserve"> </w:t>
      </w:r>
      <w:sdt>
        <w:sdtPr>
          <w:tag w:val="goog_rdk_52"/>
          <w:id w:val="-1143781557"/>
        </w:sdtPr>
        <w:sdtContent>
          <w:ins w:id="64" w:author="Lauren Parola" w:date="2026-04-29T10:30:00Z">
            <w:r>
              <w:rPr>
                <w:rFonts w:ascii="Arial" w:eastAsia="Arial" w:hAnsi="Arial" w:cs="Arial"/>
                <w:color w:val="000000"/>
                <w:sz w:val="20"/>
                <w:szCs w:val="20"/>
                <w:highlight w:val="white"/>
              </w:rPr>
              <w:t xml:space="preserve">observations in </w:t>
            </w:r>
          </w:ins>
        </w:sdtContent>
      </w:sdt>
      <w:r>
        <w:rPr>
          <w:rFonts w:ascii="Arial" w:eastAsia="Arial" w:hAnsi="Arial" w:cs="Arial"/>
          <w:color w:val="000000"/>
          <w:sz w:val="20"/>
          <w:szCs w:val="20"/>
          <w:highlight w:val="white"/>
        </w:rPr>
        <w:t>physics-informed training</w:t>
      </w:r>
      <w:sdt>
        <w:sdtPr>
          <w:tag w:val="goog_rdk_53"/>
          <w:id w:val="-272121740"/>
        </w:sdtPr>
        <w:sdtContent>
          <w:ins w:id="65" w:author="Lauren Parola" w:date="2026-04-29T10:31:00Z">
            <w:r>
              <w:rPr>
                <w:rFonts w:ascii="Arial" w:eastAsia="Arial" w:hAnsi="Arial" w:cs="Arial"/>
                <w:color w:val="000000"/>
                <w:sz w:val="20"/>
                <w:szCs w:val="20"/>
                <w:highlight w:val="white"/>
              </w:rPr>
              <w:t xml:space="preserve"> where </w:t>
            </w:r>
          </w:ins>
        </w:sdtContent>
      </w:sdt>
      <w:sdt>
        <w:sdtPr>
          <w:tag w:val="goog_rdk_54"/>
          <w:id w:val="1659073210"/>
        </w:sdtPr>
        <w:sdtContent>
          <w:del w:id="66" w:author="Lauren Parola" w:date="2026-04-29T10:31:00Z">
            <w:r>
              <w:rPr>
                <w:rFonts w:ascii="Arial" w:eastAsia="Arial" w:hAnsi="Arial" w:cs="Arial"/>
                <w:color w:val="000000"/>
                <w:sz w:val="20"/>
                <w:szCs w:val="20"/>
                <w:highlight w:val="white"/>
              </w:rPr>
              <w:delText xml:space="preserve"> more generally, that </w:delText>
            </w:r>
          </w:del>
        </w:sdtContent>
      </w:sdt>
      <w:r>
        <w:rPr>
          <w:rFonts w:ascii="Arial" w:eastAsia="Arial" w:hAnsi="Arial" w:cs="Arial"/>
          <w:color w:val="000000"/>
          <w:sz w:val="20"/>
          <w:szCs w:val="20"/>
          <w:highlight w:val="white"/>
        </w:rPr>
        <w:t>increasing network size and noise can increase optimization error by making the loss landscape more complex</w:t>
      </w:r>
      <w:sdt>
        <w:sdtPr>
          <w:tag w:val="goog_rdk_55"/>
          <w:id w:val="1976084583"/>
        </w:sdtPr>
        <w:sdtContent>
          <w:ins w:id="67" w:author="Lauren Parola" w:date="2026-04-29T12:31:00Z">
            <w:r>
              <w:rPr>
                <w:rFonts w:ascii="Arial" w:eastAsia="Arial" w:hAnsi="Arial" w:cs="Arial"/>
                <w:color w:val="000000"/>
                <w:sz w:val="20"/>
                <w:szCs w:val="20"/>
                <w:highlight w:val="white"/>
              </w:rPr>
              <w:t>. As a result,</w:t>
            </w:r>
          </w:ins>
        </w:sdtContent>
      </w:sdt>
      <w:sdt>
        <w:sdtPr>
          <w:tag w:val="goog_rdk_56"/>
          <w:id w:val="-1690518031"/>
        </w:sdtPr>
        <w:sdtContent>
          <w:del w:id="68" w:author="Lauren Parola" w:date="2026-04-29T12:31:00Z">
            <w:r>
              <w:rPr>
                <w:rFonts w:ascii="Arial" w:eastAsia="Arial" w:hAnsi="Arial" w:cs="Arial"/>
                <w:color w:val="000000"/>
                <w:sz w:val="20"/>
                <w:szCs w:val="20"/>
                <w:highlight w:val="white"/>
              </w:rPr>
              <w:delText>,</w:delText>
            </w:r>
          </w:del>
        </w:sdtContent>
      </w:sdt>
      <w:r>
        <w:rPr>
          <w:rFonts w:ascii="Arial" w:eastAsia="Arial" w:hAnsi="Arial" w:cs="Arial"/>
          <w:color w:val="000000"/>
          <w:sz w:val="20"/>
          <w:szCs w:val="20"/>
          <w:highlight w:val="white"/>
        </w:rPr>
        <w:t xml:space="preserve"> </w:t>
      </w:r>
      <w:sdt>
        <w:sdtPr>
          <w:tag w:val="goog_rdk_57"/>
          <w:id w:val="-1849102305"/>
        </w:sdtPr>
        <w:sdtContent>
          <w:del w:id="69" w:author="Lauren Parola" w:date="2026-04-29T12:32:00Z">
            <w:r>
              <w:rPr>
                <w:rFonts w:ascii="Arial" w:eastAsia="Arial" w:hAnsi="Arial" w:cs="Arial"/>
                <w:color w:val="000000"/>
                <w:sz w:val="20"/>
                <w:szCs w:val="20"/>
                <w:highlight w:val="white"/>
              </w:rPr>
              <w:delText xml:space="preserve">so </w:delText>
            </w:r>
          </w:del>
        </w:sdtContent>
      </w:sdt>
      <w:r>
        <w:rPr>
          <w:rFonts w:ascii="Arial" w:eastAsia="Arial" w:hAnsi="Arial" w:cs="Arial"/>
          <w:color w:val="000000"/>
          <w:sz w:val="20"/>
          <w:szCs w:val="20"/>
          <w:highlight w:val="white"/>
        </w:rPr>
        <w:t>convergence can depend strongly on choices that stabilize optimization rather than on incremental representational capacity alone</w:t>
      </w:r>
      <w:r>
        <w:rPr>
          <w:rFonts w:ascii="Arial" w:eastAsia="Arial" w:hAnsi="Arial" w:cs="Arial"/>
          <w:color w:val="000000"/>
          <w:sz w:val="20"/>
          <w:szCs w:val="20"/>
          <w:vertAlign w:val="superscript"/>
        </w:rPr>
        <w:t>60</w:t>
      </w:r>
      <w:r>
        <w:rPr>
          <w:rFonts w:ascii="Arial" w:eastAsia="Arial" w:hAnsi="Arial" w:cs="Arial"/>
          <w:color w:val="000000"/>
          <w:sz w:val="20"/>
          <w:szCs w:val="20"/>
          <w:highlight w:val="white"/>
        </w:rPr>
        <w:t>. It is also aligned with reports of diminishing returns beyond width and depth thresholds, where added complexity yields only small performance improvements while increasing computational cost</w:t>
      </w:r>
      <w:r>
        <w:rPr>
          <w:rFonts w:ascii="Arial" w:eastAsia="Arial" w:hAnsi="Arial" w:cs="Arial"/>
          <w:color w:val="000000"/>
          <w:sz w:val="20"/>
          <w:szCs w:val="20"/>
          <w:vertAlign w:val="superscript"/>
        </w:rPr>
        <w:t>61,62</w:t>
      </w:r>
      <w:r>
        <w:rPr>
          <w:rFonts w:ascii="Arial" w:eastAsia="Arial" w:hAnsi="Arial" w:cs="Arial"/>
          <w:color w:val="000000"/>
          <w:sz w:val="20"/>
          <w:szCs w:val="20"/>
          <w:highlight w:val="white"/>
        </w:rPr>
        <w:t>.</w:t>
      </w:r>
    </w:p>
    <w:p w14:paraId="00000094"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The final configuration identified by the search was a multilayer perceptron with four hidden layers of 225, 61, 91, and 99 nodes, GELU activations, and learning rate 1.13</w:t>
      </w:r>
      <m:oMath>
        <m:r>
          <w:rPr>
            <w:rFonts w:ascii="Cambria Math" w:hAnsi="Cambria Math"/>
          </w:rPr>
          <m:t>×</m:t>
        </m:r>
      </m:oMath>
      <w:r>
        <w:rPr>
          <w:rFonts w:ascii="Arial" w:eastAsia="Arial" w:hAnsi="Arial" w:cs="Arial"/>
          <w:color w:val="000000"/>
          <w:sz w:val="20"/>
          <w:szCs w:val="20"/>
          <w:highlight w:val="white"/>
        </w:rPr>
        <w:t>10</w:t>
      </w:r>
      <w:sdt>
        <w:sdtPr>
          <w:tag w:val="goog_rdk_58"/>
          <w:id w:val="-1835213686"/>
        </w:sdtPr>
        <w:sdtContent>
          <w:r>
            <w:rPr>
              <w:rFonts w:ascii="Arial Unicode MS" w:eastAsia="Arial Unicode MS" w:hAnsi="Arial Unicode MS" w:cs="Arial Unicode MS"/>
              <w:color w:val="000000"/>
              <w:sz w:val="20"/>
              <w:szCs w:val="20"/>
              <w:highlight w:val="white"/>
              <w:vertAlign w:val="superscript"/>
            </w:rPr>
            <w:t>−3</w:t>
          </w:r>
        </w:sdtContent>
      </w:sdt>
      <w:r>
        <w:rPr>
          <w:rFonts w:ascii="Arial" w:eastAsia="Arial" w:hAnsi="Arial" w:cs="Arial"/>
          <w:color w:val="000000"/>
          <w:sz w:val="20"/>
          <w:szCs w:val="20"/>
          <w:highlight w:val="white"/>
        </w:rPr>
        <w:t xml:space="preserve">, selected after sampling 500 independent trials with 319 pruned early by the optimizer’s pruning scheme. Framed against common PINN practice, this setup remains in the family of fully connected architectures typically paired with Adam optimization and standard initializations such as Glorot/Xavier and tanh activations, even as the specific activation choice can shift the minimum achievable error depending on the learning objective and the </w:t>
      </w:r>
      <w:r>
        <w:rPr>
          <w:rFonts w:ascii="Arial" w:eastAsia="Arial" w:hAnsi="Arial" w:cs="Arial"/>
          <w:color w:val="000000"/>
          <w:sz w:val="20"/>
          <w:szCs w:val="20"/>
          <w:highlight w:val="white"/>
        </w:rPr>
        <w:lastRenderedPageBreak/>
        <w:t>derivatives required at deployment time</w:t>
      </w:r>
      <w:r>
        <w:rPr>
          <w:rFonts w:ascii="Arial" w:eastAsia="Arial" w:hAnsi="Arial" w:cs="Arial"/>
          <w:color w:val="000000"/>
          <w:sz w:val="20"/>
          <w:szCs w:val="20"/>
          <w:vertAlign w:val="superscript"/>
        </w:rPr>
        <w:t>63–65</w:t>
      </w:r>
      <w:r>
        <w:rPr>
          <w:rFonts w:ascii="Arial" w:eastAsia="Arial" w:hAnsi="Arial" w:cs="Arial"/>
          <w:color w:val="000000"/>
          <w:sz w:val="20"/>
          <w:szCs w:val="20"/>
          <w:highlight w:val="white"/>
        </w:rPr>
        <w:t>. In this context, the relatively small global sensitivity assigned to activation choice (4.8%) should not be read as indicating irrelevance, because other inverse/PINN formulations can exhibit robustness across activation choices depending on how the learning bias is imposed, but activation selection is still widely noted as important for extrapolation performance when the learned representation is used outside the training distribution</w:t>
      </w:r>
      <w:r>
        <w:rPr>
          <w:rFonts w:ascii="Arial" w:eastAsia="Arial" w:hAnsi="Arial" w:cs="Arial"/>
          <w:color w:val="000000"/>
          <w:sz w:val="20"/>
          <w:szCs w:val="20"/>
          <w:vertAlign w:val="superscript"/>
        </w:rPr>
        <w:t>66</w:t>
      </w:r>
      <w:r>
        <w:rPr>
          <w:rFonts w:ascii="Arial" w:eastAsia="Arial" w:hAnsi="Arial" w:cs="Arial"/>
          <w:color w:val="000000"/>
          <w:sz w:val="20"/>
          <w:szCs w:val="20"/>
          <w:highlight w:val="white"/>
        </w:rPr>
        <w:t>.</w:t>
      </w:r>
    </w:p>
    <w:p w14:paraId="00000095" w14:textId="77777777" w:rsidR="00F341AA" w:rsidRDefault="00000000">
      <w:pPr>
        <w:pStyle w:val="Heading3"/>
        <w:spacing w:before="100" w:after="100"/>
      </w:pPr>
      <w:r>
        <w:rPr>
          <w:highlight w:val="white"/>
        </w:rPr>
        <w:t>Inverse dynamics via automatic differentiation</w:t>
      </w:r>
    </w:p>
    <w:p w14:paraId="00000096"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A practical contribution of the inverse-dynamics results is the strong evidence for a data-efficiency ‘knee’ at 4,000 samples under the study’s training and evaluation protocol (datasets of 1,000; 2,000; 4,000; 8,000; 16,000; 32,000; 64,000; 128,000; and 256,000 kinematic vectors), where increasing data volume from 1,000 to 4,000 produced a multi-fold improvement in median torque RMSE, but scaling further produced diminishing returns in accuracy relative to the added training burden. Although the 256,000-sample model achieved the lowest median errors (0.0118 Nm joint 2; 0.0189 Nm joint 1), the marginal gains were outweighed by the exponential increase in required data volume and training time, which rose from 29.6 seconds (1,000 samples) to 2.2 hours (256,000 samples). Importantly for control deployment, inference-time cost remained low and stable across training set sizes because the architecture was fixed, with a median inference latency of approximately 0.073 ms (mean 0.074 ± 0.052 ms), supporting the practical feasibility of embedding the inverse model in real-time control loops where inverse dynamics is routinely treated as an essential tool</w:t>
      </w:r>
      <w:r>
        <w:rPr>
          <w:rFonts w:ascii="Arial" w:eastAsia="Arial" w:hAnsi="Arial" w:cs="Arial"/>
          <w:color w:val="000000"/>
          <w:sz w:val="20"/>
          <w:szCs w:val="20"/>
          <w:vertAlign w:val="superscript"/>
        </w:rPr>
        <w:t>67,68</w:t>
      </w:r>
      <w:r>
        <w:rPr>
          <w:rFonts w:ascii="Arial" w:eastAsia="Arial" w:hAnsi="Arial" w:cs="Arial"/>
          <w:color w:val="000000"/>
          <w:sz w:val="20"/>
          <w:szCs w:val="20"/>
          <w:highlight w:val="white"/>
        </w:rPr>
        <w:t>.</w:t>
      </w:r>
    </w:p>
    <w:p w14:paraId="0000009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These empirical results also motivate selective comparisons to broader inverse-dynamics learning strategies. Pure black-box inverse dynamics networks can be</w:t>
      </w:r>
      <w:sdt>
        <w:sdtPr>
          <w:tag w:val="goog_rdk_59"/>
          <w:id w:val="-760971391"/>
        </w:sdtPr>
        <w:sdtContent>
          <w:ins w:id="70" w:author="Lauren Parola" w:date="2026-04-29T12:36:00Z">
            <w:r>
              <w:rPr>
                <w:rFonts w:ascii="Arial" w:eastAsia="Arial" w:hAnsi="Arial" w:cs="Arial"/>
                <w:color w:val="000000"/>
                <w:sz w:val="20"/>
                <w:szCs w:val="20"/>
                <w:highlight w:val="white"/>
              </w:rPr>
              <w:t xml:space="preserve"> difficult</w:t>
            </w:r>
          </w:ins>
        </w:sdtContent>
      </w:sdt>
      <w:sdt>
        <w:sdtPr>
          <w:tag w:val="goog_rdk_60"/>
          <w:id w:val="1982599607"/>
        </w:sdtPr>
        <w:sdtContent>
          <w:del w:id="71" w:author="Lauren Parola" w:date="2026-04-29T12:36:00Z">
            <w:r>
              <w:rPr>
                <w:rFonts w:ascii="Arial" w:eastAsia="Arial" w:hAnsi="Arial" w:cs="Arial"/>
                <w:color w:val="000000"/>
                <w:sz w:val="20"/>
                <w:szCs w:val="20"/>
                <w:highlight w:val="white"/>
              </w:rPr>
              <w:delText xml:space="preserve"> complicated</w:delText>
            </w:r>
          </w:del>
        </w:sdtContent>
      </w:sdt>
      <w:r>
        <w:rPr>
          <w:rFonts w:ascii="Arial" w:eastAsia="Arial" w:hAnsi="Arial" w:cs="Arial"/>
          <w:color w:val="000000"/>
          <w:sz w:val="20"/>
          <w:szCs w:val="20"/>
          <w:highlight w:val="white"/>
        </w:rPr>
        <w:t xml:space="preserve"> to train when physical-law compliance is required and training data </w:t>
      </w:r>
      <w:sdt>
        <w:sdtPr>
          <w:tag w:val="goog_rdk_61"/>
          <w:id w:val="1788769956"/>
        </w:sdtPr>
        <w:sdtContent>
          <w:del w:id="72" w:author="Lauren Parola" w:date="2026-04-29T12:37:00Z">
            <w:r>
              <w:rPr>
                <w:rFonts w:ascii="Arial" w:eastAsia="Arial" w:hAnsi="Arial" w:cs="Arial"/>
                <w:color w:val="000000"/>
                <w:sz w:val="20"/>
                <w:szCs w:val="20"/>
                <w:highlight w:val="white"/>
              </w:rPr>
              <w:delText>do not cover the</w:delText>
            </w:r>
          </w:del>
        </w:sdtContent>
      </w:sdt>
      <w:sdt>
        <w:sdtPr>
          <w:tag w:val="goog_rdk_62"/>
          <w:id w:val="-1989423450"/>
        </w:sdtPr>
        <w:sdtContent>
          <w:ins w:id="73" w:author="Lauren Parola" w:date="2026-04-29T12:37:00Z">
            <w:r>
              <w:rPr>
                <w:rFonts w:ascii="Arial" w:eastAsia="Arial" w:hAnsi="Arial" w:cs="Arial"/>
                <w:color w:val="000000"/>
                <w:sz w:val="20"/>
                <w:szCs w:val="20"/>
                <w:highlight w:val="white"/>
              </w:rPr>
              <w:t>provide incomplete coverage of</w:t>
            </w:r>
          </w:ins>
        </w:sdtContent>
      </w:sdt>
      <w:r>
        <w:rPr>
          <w:rFonts w:ascii="Arial" w:eastAsia="Arial" w:hAnsi="Arial" w:cs="Arial"/>
          <w:color w:val="000000"/>
          <w:sz w:val="20"/>
          <w:szCs w:val="20"/>
          <w:highlight w:val="white"/>
        </w:rPr>
        <w:t xml:space="preserve"> </w:t>
      </w:r>
      <w:sdt>
        <w:sdtPr>
          <w:tag w:val="goog_rdk_63"/>
          <w:id w:val="1123283520"/>
        </w:sdtPr>
        <w:sdtContent>
          <w:ins w:id="74" w:author="Lauren Parola" w:date="2026-04-29T12:38:00Z">
            <w:r>
              <w:rPr>
                <w:rFonts w:ascii="Arial" w:eastAsia="Arial" w:hAnsi="Arial" w:cs="Arial"/>
                <w:color w:val="000000"/>
                <w:sz w:val="20"/>
                <w:szCs w:val="20"/>
                <w:highlight w:val="white"/>
              </w:rPr>
              <w:t xml:space="preserve">the </w:t>
            </w:r>
          </w:ins>
        </w:sdtContent>
      </w:sdt>
      <w:sdt>
        <w:sdtPr>
          <w:tag w:val="goog_rdk_64"/>
          <w:id w:val="-1633027685"/>
        </w:sdtPr>
        <w:sdtContent>
          <w:del w:id="75" w:author="Lauren Parola" w:date="2026-04-29T12:38:00Z">
            <w:r>
              <w:rPr>
                <w:rFonts w:ascii="Arial" w:eastAsia="Arial" w:hAnsi="Arial" w:cs="Arial"/>
                <w:color w:val="000000"/>
                <w:sz w:val="20"/>
                <w:szCs w:val="20"/>
                <w:highlight w:val="white"/>
              </w:rPr>
              <w:delText xml:space="preserve">full </w:delText>
            </w:r>
          </w:del>
        </w:sdtContent>
      </w:sdt>
      <w:r>
        <w:rPr>
          <w:rFonts w:ascii="Arial" w:eastAsia="Arial" w:hAnsi="Arial" w:cs="Arial"/>
          <w:color w:val="000000"/>
          <w:sz w:val="20"/>
          <w:szCs w:val="20"/>
          <w:highlight w:val="white"/>
        </w:rPr>
        <w:t>domain of interest</w:t>
      </w:r>
      <w:sdt>
        <w:sdtPr>
          <w:tag w:val="goog_rdk_65"/>
          <w:id w:val="1433032428"/>
        </w:sdtPr>
        <w:sdtContent>
          <w:ins w:id="76" w:author="Lauren Parola" w:date="2026-04-29T12:40:00Z">
            <w:r>
              <w:rPr>
                <w:rFonts w:ascii="Arial" w:eastAsia="Arial" w:hAnsi="Arial" w:cs="Arial"/>
                <w:color w:val="000000"/>
                <w:sz w:val="20"/>
                <w:szCs w:val="20"/>
                <w:highlight w:val="white"/>
              </w:rPr>
              <w:t>. This</w:t>
            </w:r>
          </w:ins>
        </w:sdtContent>
      </w:sdt>
      <w:sdt>
        <w:sdtPr>
          <w:tag w:val="goog_rdk_66"/>
          <w:id w:val="-290250282"/>
        </w:sdtPr>
        <w:sdtContent>
          <w:del w:id="77" w:author="Lauren Parola" w:date="2026-04-29T12:40:00Z">
            <w:r>
              <w:rPr>
                <w:rFonts w:ascii="Arial" w:eastAsia="Arial" w:hAnsi="Arial" w:cs="Arial"/>
                <w:color w:val="000000"/>
                <w:sz w:val="20"/>
                <w:szCs w:val="20"/>
                <w:highlight w:val="white"/>
              </w:rPr>
              <w:delText>, which</w:delText>
            </w:r>
          </w:del>
        </w:sdtContent>
      </w:sdt>
      <w:r>
        <w:rPr>
          <w:rFonts w:ascii="Arial" w:eastAsia="Arial" w:hAnsi="Arial" w:cs="Arial"/>
          <w:color w:val="000000"/>
          <w:sz w:val="20"/>
          <w:szCs w:val="20"/>
          <w:highlight w:val="white"/>
        </w:rPr>
        <w:t xml:space="preserve"> has motivated physics-informed objectives for inverse identification rather than unconstrained regression</w:t>
      </w:r>
      <w:r>
        <w:rPr>
          <w:rFonts w:ascii="Arial" w:eastAsia="Arial" w:hAnsi="Arial" w:cs="Arial"/>
          <w:color w:val="000000"/>
          <w:sz w:val="20"/>
          <w:szCs w:val="20"/>
          <w:vertAlign w:val="superscript"/>
        </w:rPr>
        <w:t>69</w:t>
      </w:r>
      <w:r>
        <w:rPr>
          <w:rFonts w:ascii="Arial" w:eastAsia="Arial" w:hAnsi="Arial" w:cs="Arial"/>
          <w:color w:val="000000"/>
          <w:sz w:val="20"/>
          <w:szCs w:val="20"/>
          <w:highlight w:val="white"/>
        </w:rPr>
        <w:t xml:space="preserve">. A complementary structure-preserving alternative is to enforce mechanical plausibility through constrained parameterizations, such as learning a lower-triangular factor to construct a positive definite mass–inertia matrix </w:t>
      </w:r>
      <m:oMath>
        <m:r>
          <w:rPr>
            <w:rFonts w:ascii="Cambria Math" w:eastAsia="Cambria Math" w:hAnsi="Cambria Math" w:cs="Cambria Math"/>
            <w:color w:val="000000"/>
          </w:rPr>
          <m:t>M</m:t>
        </m:r>
        <m:d>
          <m:dPr>
            <m:ctrlPr>
              <w:rPr>
                <w:rFonts w:ascii="Cambria Math" w:eastAsia="Cambria Math" w:hAnsi="Cambria Math" w:cs="Cambria Math"/>
                <w:i/>
                <w:iCs/>
                <w:color w:val="000000"/>
              </w:rPr>
            </m:ctrlPr>
          </m:dPr>
          <m:e>
            <m:r>
              <w:rPr>
                <w:rFonts w:ascii="Cambria Math" w:eastAsia="Cambria Math" w:hAnsi="Cambria Math" w:cs="Cambria Math"/>
                <w:color w:val="000000"/>
              </w:rPr>
              <m:t>q</m:t>
            </m:r>
          </m:e>
        </m:d>
      </m:oMath>
      <w:r>
        <w:rPr>
          <w:rFonts w:ascii="Arial" w:eastAsia="Arial" w:hAnsi="Arial" w:cs="Arial"/>
          <w:color w:val="000000"/>
          <w:sz w:val="20"/>
          <w:szCs w:val="20"/>
          <w:highlight w:val="white"/>
        </w:rPr>
        <w:t>, and training via inverse dynamics to avoid numerical instabilities and computational costs associated with explicit matrix inversion</w:t>
      </w:r>
      <w:r>
        <w:rPr>
          <w:rFonts w:ascii="Arial" w:eastAsia="Arial" w:hAnsi="Arial" w:cs="Arial"/>
          <w:color w:val="000000"/>
          <w:sz w:val="20"/>
          <w:szCs w:val="20"/>
          <w:vertAlign w:val="superscript"/>
        </w:rPr>
        <w:t>70</w:t>
      </w:r>
      <w:r>
        <w:rPr>
          <w:rFonts w:ascii="Arial" w:eastAsia="Arial" w:hAnsi="Arial" w:cs="Arial"/>
          <w:color w:val="000000"/>
          <w:sz w:val="20"/>
          <w:szCs w:val="20"/>
          <w:highlight w:val="white"/>
        </w:rPr>
        <w:t xml:space="preserve">. Finally, energy-based approaches show how differentiating learned scalar quantities can yield physically meaningful vector quantities (for example, potential forces </w:t>
      </w:r>
      <w:r>
        <w:rPr>
          <w:rFonts w:ascii="Arial" w:eastAsia="Arial" w:hAnsi="Arial" w:cs="Arial"/>
          <w:color w:val="000000"/>
          <w:sz w:val="20"/>
          <w:szCs w:val="20"/>
          <w:highlight w:val="white"/>
        </w:rPr>
        <w:lastRenderedPageBreak/>
        <w:t>computed as partial derivatives of a learned potential), supporting the broader design principle that learned models can preserve the mathematical structure commonly assumed in robots and mechanical-systems control rather than being purely black-box mappings</w:t>
      </w:r>
      <w:r>
        <w:rPr>
          <w:rFonts w:ascii="Arial" w:eastAsia="Arial" w:hAnsi="Arial" w:cs="Arial"/>
          <w:color w:val="000000"/>
          <w:sz w:val="20"/>
          <w:szCs w:val="20"/>
          <w:vertAlign w:val="superscript"/>
        </w:rPr>
        <w:t>71,72</w:t>
      </w:r>
      <w:r>
        <w:rPr>
          <w:rFonts w:ascii="Arial" w:eastAsia="Arial" w:hAnsi="Arial" w:cs="Arial"/>
          <w:color w:val="000000"/>
          <w:sz w:val="20"/>
          <w:szCs w:val="20"/>
          <w:highlight w:val="white"/>
        </w:rPr>
        <w:t>.</w:t>
      </w:r>
    </w:p>
    <w:p w14:paraId="00000098" w14:textId="77777777" w:rsidR="00F341AA" w:rsidRDefault="00000000">
      <w:pPr>
        <w:pStyle w:val="Heading3"/>
        <w:spacing w:before="100" w:after="100"/>
        <w:rPr>
          <w:highlight w:val="white"/>
        </w:rPr>
      </w:pPr>
      <w:r>
        <w:rPr>
          <w:highlight w:val="white"/>
        </w:rPr>
        <w:t>Forward dynamics via optimization</w:t>
      </w:r>
    </w:p>
    <w:p w14:paraId="00000099"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The forward-dynamics evaluation provides an independent test of </w:t>
      </w:r>
      <w:sdt>
        <w:sdtPr>
          <w:tag w:val="goog_rdk_67"/>
          <w:id w:val="602340915"/>
        </w:sdtPr>
        <w:sdtContent>
          <w:ins w:id="78" w:author="Lauren Parola" w:date="2026-04-29T12:42:00Z">
            <w:r>
              <w:rPr>
                <w:rFonts w:ascii="Arial" w:eastAsia="Arial" w:hAnsi="Arial" w:cs="Arial"/>
                <w:color w:val="000000"/>
                <w:sz w:val="20"/>
                <w:szCs w:val="20"/>
                <w:highlight w:val="white"/>
              </w:rPr>
              <w:t xml:space="preserve">the </w:t>
            </w:r>
          </w:ins>
        </w:sdtContent>
      </w:sdt>
      <w:r>
        <w:rPr>
          <w:rFonts w:ascii="Arial" w:eastAsia="Arial" w:hAnsi="Arial" w:cs="Arial"/>
          <w:color w:val="000000"/>
          <w:sz w:val="20"/>
          <w:szCs w:val="20"/>
          <w:highlight w:val="white"/>
        </w:rPr>
        <w:t xml:space="preserve">predictive utility of our approach by comparing closed-loop simulation to </w:t>
      </w:r>
      <w:sdt>
        <w:sdtPr>
          <w:tag w:val="goog_rdk_68"/>
          <w:id w:val="-128048648"/>
        </w:sdtPr>
        <w:sdtContent>
          <w:del w:id="79" w:author="Lauren Parola" w:date="2026-04-29T12:42:00Z">
            <w:r>
              <w:rPr>
                <w:rFonts w:ascii="Arial" w:eastAsia="Arial" w:hAnsi="Arial" w:cs="Arial"/>
                <w:color w:val="000000"/>
                <w:sz w:val="20"/>
                <w:szCs w:val="20"/>
                <w:highlight w:val="white"/>
              </w:rPr>
              <w:delText xml:space="preserve">analytical </w:delText>
            </w:r>
          </w:del>
        </w:sdtContent>
      </w:sdt>
      <w:r>
        <w:rPr>
          <w:rFonts w:ascii="Arial" w:eastAsia="Arial" w:hAnsi="Arial" w:cs="Arial"/>
          <w:color w:val="000000"/>
          <w:sz w:val="20"/>
          <w:szCs w:val="20"/>
          <w:highlight w:val="white"/>
        </w:rPr>
        <w:t xml:space="preserve">ground truth over a 5 s horizon across 50 independent trials. </w:t>
      </w:r>
      <w:sdt>
        <w:sdtPr>
          <w:tag w:val="goog_rdk_69"/>
          <w:id w:val="-23564348"/>
        </w:sdtPr>
        <w:sdtContent>
          <w:ins w:id="80" w:author="Lauren Parola" w:date="2026-04-29T12:45:00Z">
            <w:r>
              <w:rPr>
                <w:rFonts w:ascii="Arial" w:eastAsia="Arial" w:hAnsi="Arial" w:cs="Arial"/>
                <w:color w:val="000000"/>
                <w:sz w:val="20"/>
                <w:szCs w:val="20"/>
                <w:highlight w:val="white"/>
              </w:rPr>
              <w:t>T</w:t>
            </w:r>
          </w:ins>
        </w:sdtContent>
      </w:sdt>
      <w:sdt>
        <w:sdtPr>
          <w:tag w:val="goog_rdk_70"/>
          <w:id w:val="-1590691638"/>
        </w:sdtPr>
        <w:sdtContent>
          <w:del w:id="81" w:author="Lauren Parola" w:date="2026-04-29T12:45:00Z">
            <w:r>
              <w:rPr>
                <w:rFonts w:ascii="Arial" w:eastAsia="Arial" w:hAnsi="Arial" w:cs="Arial"/>
                <w:color w:val="000000"/>
                <w:sz w:val="20"/>
                <w:szCs w:val="20"/>
                <w:highlight w:val="white"/>
              </w:rPr>
              <w:delText>On accuracy, t</w:delText>
            </w:r>
          </w:del>
        </w:sdtContent>
      </w:sdt>
      <w:r>
        <w:rPr>
          <w:rFonts w:ascii="Arial" w:eastAsia="Arial" w:hAnsi="Arial" w:cs="Arial"/>
          <w:color w:val="000000"/>
          <w:sz w:val="20"/>
          <w:szCs w:val="20"/>
          <w:highlight w:val="white"/>
        </w:rPr>
        <w:t>he forward solver achieved median angular RMSE of 0.0074 rad (joint 1) and 0.0119 rad (joint 2), with median velocity RMSEs of 0.0309 rad/s and 0.0677 rad/s and median acceleration RMSEs of 0.1653 rad/s² and 0.3821 rad/s² for joint 1 and joint 2, respectively. At the same operating point, the solver remained within the 2.0-ms real-time update budget, with a mean update time of 1.62 ms and median solver latency of 1.54 ms. These outcomes place the approach within a broader landscape of structured forward-dynamics learning in which physical structure can be embedded directly in the model class, such as Port-Hamiltonian neural ODE architectures designed to identify a Hamiltonian and associated physical matrices from observational data</w:t>
      </w:r>
      <w:r>
        <w:rPr>
          <w:rFonts w:ascii="Arial" w:eastAsia="Arial" w:hAnsi="Arial" w:cs="Arial"/>
          <w:color w:val="000000"/>
          <w:sz w:val="20"/>
          <w:szCs w:val="20"/>
          <w:vertAlign w:val="superscript"/>
        </w:rPr>
        <w:t>73</w:t>
      </w:r>
      <w:r>
        <w:rPr>
          <w:rFonts w:ascii="Arial" w:eastAsia="Arial" w:hAnsi="Arial" w:cs="Arial"/>
          <w:color w:val="000000"/>
          <w:sz w:val="20"/>
          <w:szCs w:val="20"/>
          <w:highlight w:val="white"/>
        </w:rPr>
        <w:t>.</w:t>
      </w:r>
    </w:p>
    <w:p w14:paraId="0000009A" w14:textId="77777777" w:rsidR="00F341AA" w:rsidRDefault="00000000">
      <w:pPr>
        <w:pStyle w:val="Heading3"/>
        <w:spacing w:before="100" w:after="100"/>
      </w:pPr>
      <w:r>
        <w:t>Equation-free real-time dynamics simulation</w:t>
      </w:r>
    </w:p>
    <w:p w14:paraId="0000009B" w14:textId="77777777" w:rsidR="00F341AA" w:rsidRDefault="00000000">
      <w:pPr>
        <w:pBdr>
          <w:top w:val="nil"/>
          <w:left w:val="nil"/>
          <w:bottom w:val="nil"/>
          <w:right w:val="nil"/>
          <w:between w:val="nil"/>
        </w:pBdr>
        <w:spacing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The real-time performance of the learned solver is best interpreted in relation to conventional physics engines, which remain the standard for fast forward simulation when a complete mechanical model is available. Traditional engines such as MuJoCo are highly optimized for speed and accuracy</w:t>
      </w:r>
      <w:sdt>
        <w:sdtPr>
          <w:tag w:val="goog_rdk_71"/>
          <w:id w:val="-2028500328"/>
        </w:sdtPr>
        <w:sdtContent>
          <w:ins w:id="82" w:author="Lauren Parola" w:date="2026-04-29T12:50:00Z">
            <w:r>
              <w:rPr>
                <w:rFonts w:ascii="Arial" w:eastAsia="Arial" w:hAnsi="Arial" w:cs="Arial"/>
                <w:color w:val="000000"/>
                <w:sz w:val="20"/>
                <w:szCs w:val="20"/>
                <w:highlight w:val="white"/>
              </w:rPr>
              <w:t>,</w:t>
            </w:r>
          </w:ins>
        </w:sdtContent>
      </w:sdt>
      <w:r>
        <w:rPr>
          <w:rFonts w:ascii="Arial" w:eastAsia="Arial" w:hAnsi="Arial" w:cs="Arial"/>
          <w:color w:val="000000"/>
          <w:sz w:val="20"/>
          <w:szCs w:val="20"/>
          <w:highlight w:val="white"/>
        </w:rPr>
        <w:t xml:space="preserve"> </w:t>
      </w:r>
      <w:sdt>
        <w:sdtPr>
          <w:tag w:val="goog_rdk_72"/>
          <w:id w:val="1593759956"/>
        </w:sdtPr>
        <w:sdtContent>
          <w:del w:id="83" w:author="Lauren Parola" w:date="2026-04-29T12:51:00Z">
            <w:r>
              <w:rPr>
                <w:rFonts w:ascii="Arial" w:eastAsia="Arial" w:hAnsi="Arial" w:cs="Arial"/>
                <w:color w:val="000000"/>
                <w:sz w:val="20"/>
                <w:szCs w:val="20"/>
                <w:highlight w:val="white"/>
              </w:rPr>
              <w:delText>and are therefore</w:delText>
            </w:r>
          </w:del>
        </w:sdtContent>
      </w:sdt>
      <w:sdt>
        <w:sdtPr>
          <w:tag w:val="goog_rdk_73"/>
          <w:id w:val="-194429904"/>
        </w:sdtPr>
        <w:sdtContent>
          <w:ins w:id="84" w:author="Lauren Parola" w:date="2026-04-29T12:51:00Z">
            <w:r>
              <w:rPr>
                <w:rFonts w:ascii="Arial" w:eastAsia="Arial" w:hAnsi="Arial" w:cs="Arial"/>
                <w:color w:val="000000"/>
                <w:sz w:val="20"/>
                <w:szCs w:val="20"/>
                <w:highlight w:val="white"/>
              </w:rPr>
              <w:t>making them</w:t>
            </w:r>
          </w:ins>
        </w:sdtContent>
      </w:sdt>
      <w:r>
        <w:rPr>
          <w:rFonts w:ascii="Arial" w:eastAsia="Arial" w:hAnsi="Arial" w:cs="Arial"/>
          <w:color w:val="000000"/>
          <w:sz w:val="20"/>
          <w:szCs w:val="20"/>
          <w:highlight w:val="white"/>
        </w:rPr>
        <w:t xml:space="preserve"> effective for online and large-scale simulation tasks</w:t>
      </w:r>
      <w:sdt>
        <w:sdtPr>
          <w:tag w:val="goog_rdk_74"/>
          <w:id w:val="459781271"/>
        </w:sdtPr>
        <w:sdtContent>
          <w:ins w:id="85" w:author="Lauren Parola" w:date="2026-04-29T12:52:00Z">
            <w:r>
              <w:rPr>
                <w:rFonts w:ascii="Arial" w:eastAsia="Arial" w:hAnsi="Arial" w:cs="Arial"/>
                <w:color w:val="000000"/>
                <w:sz w:val="20"/>
                <w:szCs w:val="20"/>
                <w:highlight w:val="white"/>
              </w:rPr>
              <w:t xml:space="preserve"> that require many efficient rollouts</w:t>
            </w:r>
          </w:ins>
        </w:sdtContent>
      </w:sdt>
      <w:r>
        <w:rPr>
          <w:rFonts w:ascii="Arial" w:eastAsia="Arial" w:hAnsi="Arial" w:cs="Arial"/>
          <w:color w:val="000000"/>
          <w:sz w:val="20"/>
          <w:szCs w:val="20"/>
          <w:highlight w:val="white"/>
        </w:rPr>
        <w:t>, including distributed reinforcement learning, robotic skill acquisition</w:t>
      </w:r>
      <w:sdt>
        <w:sdtPr>
          <w:tag w:val="goog_rdk_75"/>
          <w:id w:val="1596961135"/>
        </w:sdtPr>
        <w:sdtContent>
          <w:ins w:id="86" w:author="Lauren Parola" w:date="2026-04-29T12:58:00Z">
            <w:r>
              <w:rPr>
                <w:rFonts w:ascii="Arial" w:eastAsia="Arial" w:hAnsi="Arial" w:cs="Arial"/>
                <w:color w:val="000000"/>
                <w:sz w:val="20"/>
                <w:szCs w:val="20"/>
                <w:highlight w:val="white"/>
              </w:rPr>
              <w:t>,</w:t>
            </w:r>
          </w:ins>
        </w:sdtContent>
      </w:sdt>
      <w:r>
        <w:rPr>
          <w:rFonts w:ascii="Arial" w:eastAsia="Arial" w:hAnsi="Arial" w:cs="Arial"/>
          <w:color w:val="000000"/>
          <w:sz w:val="20"/>
          <w:szCs w:val="20"/>
          <w:highlight w:val="white"/>
        </w:rPr>
        <w:t xml:space="preserve"> and parallel trajectory optimization</w:t>
      </w:r>
      <w:sdt>
        <w:sdtPr>
          <w:tag w:val="goog_rdk_76"/>
          <w:id w:val="-1520841938"/>
        </w:sdtPr>
        <w:sdtContent>
          <w:del w:id="87" w:author="Lauren Parola" w:date="2026-04-29T12:52:00Z">
            <w:r>
              <w:rPr>
                <w:rFonts w:ascii="Arial" w:eastAsia="Arial" w:hAnsi="Arial" w:cs="Arial"/>
                <w:color w:val="000000"/>
                <w:sz w:val="20"/>
                <w:szCs w:val="20"/>
                <w:highlight w:val="white"/>
              </w:rPr>
              <w:delText>, where many rollouts must be executed efficiently</w:delText>
            </w:r>
          </w:del>
        </w:sdtContent>
      </w:sdt>
      <w:r>
        <w:rPr>
          <w:rFonts w:ascii="Arial" w:eastAsia="Arial" w:hAnsi="Arial" w:cs="Arial"/>
          <w:color w:val="000000"/>
          <w:sz w:val="20"/>
          <w:szCs w:val="20"/>
          <w:vertAlign w:val="superscript"/>
        </w:rPr>
        <w:t>74–76</w:t>
      </w:r>
      <w:r>
        <w:rPr>
          <w:rFonts w:ascii="Arial" w:eastAsia="Arial" w:hAnsi="Arial" w:cs="Arial"/>
          <w:color w:val="000000"/>
          <w:sz w:val="20"/>
          <w:szCs w:val="20"/>
          <w:highlight w:val="white"/>
        </w:rPr>
        <w:t>. This performance</w:t>
      </w:r>
      <w:sdt>
        <w:sdtPr>
          <w:tag w:val="goog_rdk_77"/>
          <w:id w:val="1222910374"/>
        </w:sdtPr>
        <w:sdtContent>
          <w:ins w:id="88" w:author="Lauren Parola" w:date="2026-04-29T12:58:00Z">
            <w:r>
              <w:rPr>
                <w:rFonts w:ascii="Arial" w:eastAsia="Arial" w:hAnsi="Arial" w:cs="Arial"/>
                <w:color w:val="000000"/>
                <w:sz w:val="20"/>
                <w:szCs w:val="20"/>
                <w:highlight w:val="white"/>
              </w:rPr>
              <w:t xml:space="preserve"> </w:t>
            </w:r>
          </w:ins>
        </w:sdtContent>
      </w:sdt>
      <w:sdt>
        <w:sdtPr>
          <w:tag w:val="goog_rdk_78"/>
          <w:id w:val="-2026899287"/>
        </w:sdtPr>
        <w:sdtContent>
          <w:del w:id="89" w:author="Lauren Parola" w:date="2026-04-29T12:58:00Z">
            <w:r>
              <w:rPr>
                <w:rFonts w:ascii="Arial" w:eastAsia="Arial" w:hAnsi="Arial" w:cs="Arial"/>
                <w:color w:val="000000"/>
                <w:sz w:val="20"/>
                <w:szCs w:val="20"/>
                <w:highlight w:val="white"/>
              </w:rPr>
              <w:delText xml:space="preserve">, however, </w:delText>
            </w:r>
          </w:del>
        </w:sdtContent>
      </w:sdt>
      <w:r>
        <w:rPr>
          <w:rFonts w:ascii="Arial" w:eastAsia="Arial" w:hAnsi="Arial" w:cs="Arial"/>
          <w:color w:val="000000"/>
          <w:sz w:val="20"/>
          <w:szCs w:val="20"/>
          <w:highlight w:val="white"/>
        </w:rPr>
        <w:t>depends on a specified rigid-body model</w:t>
      </w:r>
      <w:sdt>
        <w:sdtPr>
          <w:tag w:val="goog_rdk_79"/>
          <w:id w:val="-2099210830"/>
        </w:sdtPr>
        <w:sdtContent>
          <w:ins w:id="90" w:author="Lauren Parola" w:date="2026-04-29T12:57:00Z">
            <w:r>
              <w:rPr>
                <w:rFonts w:ascii="Arial" w:eastAsia="Arial" w:hAnsi="Arial" w:cs="Arial"/>
                <w:color w:val="000000"/>
                <w:sz w:val="20"/>
                <w:szCs w:val="20"/>
                <w:highlight w:val="white"/>
              </w:rPr>
              <w:t xml:space="preserve">, where </w:t>
            </w:r>
          </w:ins>
        </w:sdtContent>
      </w:sdt>
      <w:sdt>
        <w:sdtPr>
          <w:tag w:val="goog_rdk_80"/>
          <w:id w:val="-1593323408"/>
        </w:sdtPr>
        <w:sdtContent>
          <w:del w:id="91" w:author="Lauren Parola" w:date="2026-04-29T12:57:00Z">
            <w:r>
              <w:rPr>
                <w:rFonts w:ascii="Arial" w:eastAsia="Arial" w:hAnsi="Arial" w:cs="Arial"/>
                <w:color w:val="000000"/>
                <w:sz w:val="20"/>
                <w:szCs w:val="20"/>
                <w:highlight w:val="white"/>
              </w:rPr>
              <w:delText xml:space="preserve">: </w:delText>
            </w:r>
          </w:del>
        </w:sdtContent>
      </w:sdt>
      <w:r>
        <w:rPr>
          <w:rFonts w:ascii="Arial" w:eastAsia="Arial" w:hAnsi="Arial" w:cs="Arial"/>
          <w:color w:val="000000"/>
          <w:sz w:val="20"/>
          <w:szCs w:val="20"/>
          <w:highlight w:val="white"/>
        </w:rPr>
        <w:t>users provide physical parameters</w:t>
      </w:r>
      <w:sdt>
        <w:sdtPr>
          <w:tag w:val="goog_rdk_81"/>
          <w:id w:val="345199530"/>
        </w:sdtPr>
        <w:sdtContent>
          <w:del w:id="92" w:author="Lauren Parola" w:date="2026-04-29T12:57:00Z">
            <w:r>
              <w:rPr>
                <w:rFonts w:ascii="Arial" w:eastAsia="Arial" w:hAnsi="Arial" w:cs="Arial"/>
                <w:color w:val="000000"/>
                <w:sz w:val="20"/>
                <w:szCs w:val="20"/>
                <w:highlight w:val="white"/>
              </w:rPr>
              <w:delText xml:space="preserve"> through a model description,</w:delText>
            </w:r>
          </w:del>
        </w:sdtContent>
      </w:sdt>
      <w:r>
        <w:rPr>
          <w:rFonts w:ascii="Arial" w:eastAsia="Arial" w:hAnsi="Arial" w:cs="Arial"/>
          <w:color w:val="000000"/>
          <w:sz w:val="20"/>
          <w:szCs w:val="20"/>
          <w:highlight w:val="white"/>
        </w:rPr>
        <w:t xml:space="preserve"> after which the engine compiles the system and computes dynamics using optimized analytical algorithms. In contrast, our approach learns a scalar Appell-energy representation from kinematic-kinetic data and uses that representation to recover accelerations through optimization. It is therefore best viewed as a complementary route for cases in which the governing dynamics are difficult to write down completely, but paired motion and force or torque measurements are available.</w:t>
      </w:r>
    </w:p>
    <w:p w14:paraId="0000009C" w14:textId="77777777" w:rsidR="00F341AA" w:rsidRDefault="00000000">
      <w:pPr>
        <w:pStyle w:val="Heading3"/>
        <w:spacing w:before="100" w:after="100"/>
      </w:pPr>
      <w:r>
        <w:rPr>
          <w:highlight w:val="white"/>
        </w:rPr>
        <w:lastRenderedPageBreak/>
        <w:t>Implications for motor control hypotheses</w:t>
      </w:r>
    </w:p>
    <w:p w14:paraId="0000009D"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Internal-model theories in motor control distinguish forward and inverse internal models, where the forward model predicts sensory outcomes by estimating causal relationships between system inputs and outputs, and the inverse model provides motor commands that produce desired changes in state. Both types of internal model depend on the dynamics of the motor system and must adapt as the motor apparatus</w:t>
      </w:r>
      <w:r>
        <w:rPr>
          <w:rFonts w:ascii="Arial" w:eastAsia="Arial" w:hAnsi="Arial" w:cs="Arial"/>
          <w:color w:val="000000"/>
          <w:sz w:val="20"/>
          <w:szCs w:val="20"/>
          <w:vertAlign w:val="superscript"/>
        </w:rPr>
        <w:t>77</w:t>
      </w:r>
      <w:r>
        <w:rPr>
          <w:rFonts w:ascii="Arial" w:eastAsia="Arial" w:hAnsi="Arial" w:cs="Arial"/>
          <w:color w:val="000000"/>
          <w:sz w:val="20"/>
          <w:szCs w:val="20"/>
          <w:highlight w:val="white"/>
        </w:rPr>
        <w:t xml:space="preserve"> or environment</w:t>
      </w:r>
      <w:r>
        <w:rPr>
          <w:rFonts w:ascii="Arial" w:eastAsia="Arial" w:hAnsi="Arial" w:cs="Arial"/>
          <w:color w:val="000000"/>
          <w:sz w:val="20"/>
          <w:szCs w:val="20"/>
          <w:vertAlign w:val="superscript"/>
        </w:rPr>
        <w:t>78</w:t>
      </w:r>
      <w:r>
        <w:rPr>
          <w:rFonts w:ascii="Arial" w:eastAsia="Arial" w:hAnsi="Arial" w:cs="Arial"/>
          <w:color w:val="000000"/>
          <w:sz w:val="20"/>
          <w:szCs w:val="20"/>
          <w:highlight w:val="white"/>
        </w:rPr>
        <w:t xml:space="preserve"> changes. In this framing, the present results are naturally interpreted as a computational analogue: the inverse-dynamics component yields accurate torque predictions at millisecond-scale latency (median 0.073 ms), while the forward component supports multi-second state prediction with low angular error across 50 independent 5 s trials. This dual use aligns with the general model-based control view that either forward or inverse models are deployed depending on context and task requirements</w:t>
      </w:r>
      <w:r>
        <w:rPr>
          <w:rFonts w:ascii="Arial" w:eastAsia="Arial" w:hAnsi="Arial" w:cs="Arial"/>
          <w:color w:val="000000"/>
          <w:sz w:val="20"/>
          <w:szCs w:val="20"/>
          <w:vertAlign w:val="superscript"/>
        </w:rPr>
        <w:t>31</w:t>
      </w:r>
      <w:r>
        <w:rPr>
          <w:rFonts w:ascii="Arial" w:eastAsia="Arial" w:hAnsi="Arial" w:cs="Arial"/>
          <w:color w:val="000000"/>
          <w:sz w:val="20"/>
          <w:szCs w:val="20"/>
          <w:highlight w:val="white"/>
        </w:rPr>
        <w:t>, and it also resonates with the motor-control perspective that predictive computation solves an equation of motion forward in time, enabling internal forward modeling that can complement delayed sensory feedback</w:t>
      </w:r>
      <w:r>
        <w:rPr>
          <w:rFonts w:ascii="Arial" w:eastAsia="Arial" w:hAnsi="Arial" w:cs="Arial"/>
          <w:color w:val="000000"/>
          <w:sz w:val="20"/>
          <w:szCs w:val="20"/>
          <w:vertAlign w:val="superscript"/>
        </w:rPr>
        <w:t>79</w:t>
      </w:r>
      <w:r>
        <w:rPr>
          <w:rFonts w:ascii="Arial" w:eastAsia="Arial" w:hAnsi="Arial" w:cs="Arial"/>
          <w:color w:val="000000"/>
          <w:sz w:val="20"/>
          <w:szCs w:val="20"/>
          <w:highlight w:val="white"/>
        </w:rPr>
        <w:t>.</w:t>
      </w:r>
    </w:p>
    <w:p w14:paraId="0000009E"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At the same time, claims about neurobiological implementation should remain evidence-bound, because it is controversial whether the cerebro-cerebellum provides inverse models or forward models for voluntary limb movements and </w:t>
      </w:r>
      <w:sdt>
        <w:sdtPr>
          <w:tag w:val="goog_rdk_82"/>
          <w:id w:val="-477970344"/>
        </w:sdtPr>
        <w:sdtContent>
          <w:del w:id="93" w:author="Lauren Parola" w:date="2026-04-29T13:00:00Z">
            <w:r>
              <w:rPr>
                <w:rFonts w:ascii="Arial" w:eastAsia="Arial" w:hAnsi="Arial" w:cs="Arial"/>
                <w:color w:val="000000"/>
                <w:sz w:val="20"/>
                <w:szCs w:val="20"/>
                <w:highlight w:val="white"/>
              </w:rPr>
              <w:delText xml:space="preserve">there is </w:delText>
            </w:r>
          </w:del>
        </w:sdtContent>
      </w:sdt>
      <w:r>
        <w:rPr>
          <w:rFonts w:ascii="Arial" w:eastAsia="Arial" w:hAnsi="Arial" w:cs="Arial"/>
          <w:color w:val="000000"/>
          <w:sz w:val="20"/>
          <w:szCs w:val="20"/>
          <w:highlight w:val="white"/>
        </w:rPr>
        <w:t xml:space="preserve">no experiment </w:t>
      </w:r>
      <w:sdt>
        <w:sdtPr>
          <w:tag w:val="goog_rdk_83"/>
          <w:id w:val="699125395"/>
        </w:sdtPr>
        <w:sdtContent>
          <w:del w:id="94" w:author="Lauren Parola" w:date="2026-04-29T13:00:00Z">
            <w:r>
              <w:rPr>
                <w:rFonts w:ascii="Arial" w:eastAsia="Arial" w:hAnsi="Arial" w:cs="Arial"/>
                <w:color w:val="000000"/>
                <w:sz w:val="20"/>
                <w:szCs w:val="20"/>
                <w:highlight w:val="white"/>
              </w:rPr>
              <w:delText xml:space="preserve">that </w:delText>
            </w:r>
          </w:del>
        </w:sdtContent>
      </w:sdt>
      <w:r>
        <w:rPr>
          <w:rFonts w:ascii="Arial" w:eastAsia="Arial" w:hAnsi="Arial" w:cs="Arial"/>
          <w:color w:val="000000"/>
          <w:sz w:val="20"/>
          <w:szCs w:val="20"/>
          <w:highlight w:val="white"/>
        </w:rPr>
        <w:t>unequivocally proves the cerebellum is the site of internal models. Indeed, existing physiological and morphological evidence has been interpreted as supporting a cerebellar forward model for limb movement, and Purkinje cell firing has been argued to exhibit characteristics of a forward internal model while lacking dynamics-related signals required to be the output of an inverse dynamics model</w:t>
      </w:r>
      <w:r>
        <w:rPr>
          <w:rFonts w:ascii="Arial" w:eastAsia="Arial" w:hAnsi="Arial" w:cs="Arial"/>
          <w:color w:val="000000"/>
          <w:sz w:val="20"/>
          <w:szCs w:val="20"/>
          <w:vertAlign w:val="superscript"/>
        </w:rPr>
        <w:t>80,81</w:t>
      </w:r>
      <w:r>
        <w:rPr>
          <w:rFonts w:ascii="Arial" w:eastAsia="Arial" w:hAnsi="Arial" w:cs="Arial"/>
          <w:color w:val="000000"/>
          <w:sz w:val="20"/>
          <w:szCs w:val="20"/>
          <w:highlight w:val="white"/>
        </w:rPr>
        <w:t xml:space="preserve">. </w:t>
      </w:r>
      <w:sdt>
        <w:sdtPr>
          <w:tag w:val="goog_rdk_84"/>
          <w:id w:val="1730004994"/>
        </w:sdtPr>
        <w:sdtContent>
          <w:commentRangeStart w:id="95"/>
        </w:sdtContent>
      </w:sdt>
      <w:r>
        <w:rPr>
          <w:rFonts w:ascii="Arial" w:eastAsia="Arial" w:hAnsi="Arial" w:cs="Arial"/>
          <w:color w:val="000000"/>
          <w:sz w:val="20"/>
          <w:szCs w:val="20"/>
          <w:highlight w:val="white"/>
        </w:rPr>
        <w:t>Computationally, the literature also emphasizes that coupling forward and inverse models can facilitate learning</w:t>
      </w:r>
      <w:r>
        <w:rPr>
          <w:rFonts w:ascii="Arial" w:eastAsia="Arial" w:hAnsi="Arial" w:cs="Arial"/>
          <w:color w:val="000000"/>
          <w:sz w:val="20"/>
          <w:szCs w:val="20"/>
          <w:vertAlign w:val="superscript"/>
        </w:rPr>
        <w:t>31</w:t>
      </w:r>
      <w:sdt>
        <w:sdtPr>
          <w:tag w:val="goog_rdk_85"/>
          <w:id w:val="-206880096"/>
        </w:sdtPr>
        <w:sdtContent>
          <w:del w:id="96" w:author="Lauren Parola" w:date="2026-04-29T13:09:00Z">
            <w:r>
              <w:rPr>
                <w:rFonts w:ascii="Arial" w:eastAsia="Arial" w:hAnsi="Arial" w:cs="Arial"/>
                <w:color w:val="000000"/>
                <w:sz w:val="20"/>
                <w:szCs w:val="20"/>
                <w:highlight w:val="white"/>
              </w:rPr>
              <w:delText>,</w:delText>
            </w:r>
          </w:del>
        </w:sdtContent>
      </w:sdt>
      <w:r>
        <w:rPr>
          <w:rFonts w:ascii="Arial" w:eastAsia="Arial" w:hAnsi="Arial" w:cs="Arial"/>
          <w:color w:val="000000"/>
          <w:sz w:val="20"/>
          <w:szCs w:val="20"/>
          <w:highlight w:val="white"/>
        </w:rPr>
        <w:t xml:space="preserve"> b</w:t>
      </w:r>
      <w:sdt>
        <w:sdtPr>
          <w:tag w:val="goog_rdk_86"/>
          <w:id w:val="336626203"/>
        </w:sdtPr>
        <w:sdtContent>
          <w:del w:id="97" w:author="Lauren Parola" w:date="2026-04-29T13:09:00Z">
            <w:r>
              <w:rPr>
                <w:rFonts w:ascii="Arial" w:eastAsia="Arial" w:hAnsi="Arial" w:cs="Arial"/>
                <w:color w:val="000000"/>
                <w:sz w:val="20"/>
                <w:szCs w:val="20"/>
                <w:highlight w:val="white"/>
              </w:rPr>
              <w:delText>ecause</w:delText>
            </w:r>
          </w:del>
        </w:sdtContent>
      </w:sdt>
      <w:sdt>
        <w:sdtPr>
          <w:tag w:val="goog_rdk_87"/>
          <w:id w:val="-1270784558"/>
        </w:sdtPr>
        <w:sdtContent>
          <w:ins w:id="98" w:author="Lauren Parola" w:date="2026-04-29T13:09:00Z">
            <w:r>
              <w:rPr>
                <w:rFonts w:ascii="Arial" w:eastAsia="Arial" w:hAnsi="Arial" w:cs="Arial"/>
                <w:color w:val="000000"/>
                <w:sz w:val="20"/>
                <w:szCs w:val="20"/>
                <w:highlight w:val="white"/>
              </w:rPr>
              <w:t>y enabling</w:t>
            </w:r>
          </w:ins>
        </w:sdtContent>
      </w:sdt>
      <w:r>
        <w:rPr>
          <w:rFonts w:ascii="Arial" w:eastAsia="Arial" w:hAnsi="Arial" w:cs="Arial"/>
          <w:color w:val="000000"/>
          <w:sz w:val="20"/>
          <w:szCs w:val="20"/>
          <w:highlight w:val="white"/>
        </w:rPr>
        <w:t xml:space="preserve"> inverse models </w:t>
      </w:r>
      <w:sdt>
        <w:sdtPr>
          <w:tag w:val="goog_rdk_88"/>
          <w:id w:val="1449952634"/>
        </w:sdtPr>
        <w:sdtContent>
          <w:del w:id="99" w:author="Lauren Parola" w:date="2026-04-29T13:09:00Z">
            <w:r>
              <w:rPr>
                <w:rFonts w:ascii="Arial" w:eastAsia="Arial" w:hAnsi="Arial" w:cs="Arial"/>
                <w:color w:val="000000"/>
                <w:sz w:val="20"/>
                <w:szCs w:val="20"/>
                <w:highlight w:val="white"/>
              </w:rPr>
              <w:delText>can</w:delText>
            </w:r>
          </w:del>
        </w:sdtContent>
      </w:sdt>
      <w:sdt>
        <w:sdtPr>
          <w:tag w:val="goog_rdk_89"/>
          <w:id w:val="1769970701"/>
        </w:sdtPr>
        <w:sdtContent>
          <w:ins w:id="100" w:author="Lauren Parola" w:date="2026-04-29T13:09:00Z">
            <w:r>
              <w:rPr>
                <w:rFonts w:ascii="Arial" w:eastAsia="Arial" w:hAnsi="Arial" w:cs="Arial"/>
                <w:color w:val="000000"/>
                <w:sz w:val="20"/>
                <w:szCs w:val="20"/>
                <w:highlight w:val="white"/>
              </w:rPr>
              <w:t>to</w:t>
            </w:r>
          </w:ins>
        </w:sdtContent>
      </w:sdt>
      <w:r>
        <w:rPr>
          <w:rFonts w:ascii="Arial" w:eastAsia="Arial" w:hAnsi="Arial" w:cs="Arial"/>
          <w:color w:val="000000"/>
          <w:sz w:val="20"/>
          <w:szCs w:val="20"/>
          <w:highlight w:val="white"/>
        </w:rPr>
        <w:t xml:space="preserve"> learn context-appropriate control commands </w:t>
      </w:r>
      <w:sdt>
        <w:sdtPr>
          <w:tag w:val="goog_rdk_90"/>
          <w:id w:val="1849844957"/>
        </w:sdtPr>
        <w:sdtContent>
          <w:ins w:id="101" w:author="Lauren Parola" w:date="2026-04-29T13:10:00Z">
            <w:r>
              <w:rPr>
                <w:rFonts w:ascii="Arial" w:eastAsia="Arial" w:hAnsi="Arial" w:cs="Arial"/>
                <w:color w:val="000000"/>
                <w:sz w:val="20"/>
                <w:szCs w:val="20"/>
                <w:highlight w:val="white"/>
              </w:rPr>
              <w:t>from</w:t>
            </w:r>
          </w:ins>
        </w:sdtContent>
      </w:sdt>
      <w:sdt>
        <w:sdtPr>
          <w:tag w:val="goog_rdk_91"/>
          <w:id w:val="1215576410"/>
        </w:sdtPr>
        <w:sdtContent>
          <w:del w:id="102" w:author="Lauren Parola" w:date="2026-04-29T13:10:00Z">
            <w:r>
              <w:rPr>
                <w:rFonts w:ascii="Arial" w:eastAsia="Arial" w:hAnsi="Arial" w:cs="Arial"/>
                <w:color w:val="000000"/>
                <w:sz w:val="20"/>
                <w:szCs w:val="20"/>
                <w:highlight w:val="white"/>
              </w:rPr>
              <w:delText>when</w:delText>
            </w:r>
          </w:del>
        </w:sdtContent>
      </w:sdt>
      <w:r>
        <w:rPr>
          <w:rFonts w:ascii="Arial" w:eastAsia="Arial" w:hAnsi="Arial" w:cs="Arial"/>
          <w:color w:val="000000"/>
          <w:sz w:val="20"/>
          <w:szCs w:val="20"/>
          <w:highlight w:val="white"/>
        </w:rPr>
        <w:t xml:space="preserve"> their paired forward model</w:t>
      </w:r>
      <w:sdt>
        <w:sdtPr>
          <w:tag w:val="goog_rdk_92"/>
          <w:id w:val="-870200215"/>
        </w:sdtPr>
        <w:sdtContent>
          <w:del w:id="103" w:author="Lauren Parola" w:date="2026-04-29T13:10:00Z">
            <w:r>
              <w:rPr>
                <w:rFonts w:ascii="Arial" w:eastAsia="Arial" w:hAnsi="Arial" w:cs="Arial"/>
                <w:color w:val="000000"/>
                <w:sz w:val="20"/>
                <w:szCs w:val="20"/>
                <w:highlight w:val="white"/>
              </w:rPr>
              <w:delText xml:space="preserve"> produces accurate </w:delText>
            </w:r>
          </w:del>
        </w:sdtContent>
      </w:sdt>
      <w:sdt>
        <w:sdtPr>
          <w:tag w:val="goog_rdk_93"/>
          <w:id w:val="-261628749"/>
        </w:sdtPr>
        <w:sdtContent>
          <w:ins w:id="104" w:author="Lauren Parola" w:date="2026-04-29T13:10:00Z">
            <w:r>
              <w:rPr>
                <w:rFonts w:ascii="Arial" w:eastAsia="Arial" w:hAnsi="Arial" w:cs="Arial"/>
                <w:color w:val="000000"/>
                <w:sz w:val="20"/>
                <w:szCs w:val="20"/>
                <w:highlight w:val="white"/>
              </w:rPr>
              <w:t xml:space="preserve">’s </w:t>
            </w:r>
          </w:ins>
        </w:sdtContent>
      </w:sdt>
      <w:r>
        <w:rPr>
          <w:rFonts w:ascii="Arial" w:eastAsia="Arial" w:hAnsi="Arial" w:cs="Arial"/>
          <w:color w:val="000000"/>
          <w:sz w:val="20"/>
          <w:szCs w:val="20"/>
          <w:highlight w:val="white"/>
        </w:rPr>
        <w:t>predictions</w:t>
      </w:r>
      <w:sdt>
        <w:sdtPr>
          <w:tag w:val="goog_rdk_94"/>
          <w:id w:val="1537115284"/>
        </w:sdtPr>
        <w:sdtContent>
          <w:ins w:id="105" w:author="Lauren Parola" w:date="2026-04-29T13:11:00Z">
            <w:r>
              <w:rPr>
                <w:rFonts w:ascii="Arial" w:eastAsia="Arial" w:hAnsi="Arial" w:cs="Arial"/>
                <w:color w:val="000000"/>
                <w:sz w:val="20"/>
                <w:szCs w:val="20"/>
                <w:highlight w:val="white"/>
              </w:rPr>
              <w:t>. This</w:t>
            </w:r>
          </w:ins>
        </w:sdtContent>
      </w:sdt>
      <w:sdt>
        <w:sdtPr>
          <w:tag w:val="goog_rdk_95"/>
          <w:id w:val="117924684"/>
        </w:sdtPr>
        <w:sdtContent>
          <w:del w:id="106" w:author="Lauren Parola" w:date="2026-04-29T13:11:00Z">
            <w:r>
              <w:rPr>
                <w:rFonts w:ascii="Arial" w:eastAsia="Arial" w:hAnsi="Arial" w:cs="Arial"/>
                <w:color w:val="000000"/>
                <w:sz w:val="20"/>
                <w:szCs w:val="20"/>
                <w:highlight w:val="white"/>
              </w:rPr>
              <w:delText>, which</w:delText>
            </w:r>
          </w:del>
        </w:sdtContent>
      </w:sdt>
      <w:r>
        <w:rPr>
          <w:rFonts w:ascii="Arial" w:eastAsia="Arial" w:hAnsi="Arial" w:cs="Arial"/>
          <w:color w:val="000000"/>
          <w:sz w:val="20"/>
          <w:szCs w:val="20"/>
          <w:highlight w:val="white"/>
        </w:rPr>
        <w:t xml:space="preserve"> provides a disciplined way to discuss why a shared, dynamics-consistent representation that supports both roles could be advantageous without asserting direct equivalence to neural circuits.</w:t>
      </w:r>
      <w:commentRangeEnd w:id="95"/>
      <w:r>
        <w:rPr>
          <w:rStyle w:val="CommentReference"/>
          <w:rFonts w:ascii="Arial" w:eastAsia="Arial" w:hAnsi="Arial" w:cs="Arial"/>
          <w:color w:val="000000"/>
          <w:sz w:val="20"/>
          <w:szCs w:val="20"/>
          <w:highlight w:val="white"/>
        </w:rPr>
        <w:commentReference w:id="95"/>
      </w:r>
    </w:p>
    <w:p w14:paraId="0000009F" w14:textId="77777777" w:rsidR="00F341AA" w:rsidRDefault="00000000">
      <w:pPr>
        <w:pStyle w:val="Heading3"/>
        <w:spacing w:before="100" w:after="100"/>
      </w:pPr>
      <w:r>
        <w:rPr>
          <w:highlight w:val="white"/>
        </w:rPr>
        <w:t>Implications for system identification in robotics</w:t>
      </w:r>
    </w:p>
    <w:p w14:paraId="000000A0"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A possible extension of the present work is to ask whether the network-training strategy used here could be used for system identification in robotics. In the classical robotics literature, this problem is usually posed by writing the rigid-body equations in advance and then estimating the inertial, Coriolis, gravity</w:t>
      </w:r>
      <w:sdt>
        <w:sdtPr>
          <w:tag w:val="goog_rdk_96"/>
          <w:id w:val="1742495166"/>
        </w:sdtPr>
        <w:sdtContent>
          <w:ins w:id="107" w:author="Lauren Parola" w:date="2026-04-29T13:14:00Z">
            <w:r>
              <w:rPr>
                <w:rFonts w:ascii="Arial" w:eastAsia="Arial" w:hAnsi="Arial" w:cs="Arial"/>
                <w:color w:val="000000"/>
                <w:sz w:val="20"/>
                <w:szCs w:val="20"/>
                <w:highlight w:val="white"/>
              </w:rPr>
              <w:t>,</w:t>
            </w:r>
          </w:ins>
        </w:sdtContent>
      </w:sdt>
      <w:r>
        <w:rPr>
          <w:rFonts w:ascii="Arial" w:eastAsia="Arial" w:hAnsi="Arial" w:cs="Arial"/>
          <w:color w:val="000000"/>
          <w:sz w:val="20"/>
          <w:szCs w:val="20"/>
          <w:highlight w:val="white"/>
        </w:rPr>
        <w:t xml:space="preserve"> and related </w:t>
      </w:r>
      <w:r>
        <w:rPr>
          <w:rFonts w:ascii="Arial" w:eastAsia="Arial" w:hAnsi="Arial" w:cs="Arial"/>
          <w:color w:val="000000"/>
          <w:sz w:val="20"/>
          <w:szCs w:val="20"/>
          <w:highlight w:val="white"/>
        </w:rPr>
        <w:lastRenderedPageBreak/>
        <w:t>terms that make those equations reproduce measured motion and torque data</w:t>
      </w:r>
      <w:r>
        <w:rPr>
          <w:rFonts w:ascii="Arial" w:eastAsia="Arial" w:hAnsi="Arial" w:cs="Arial"/>
          <w:color w:val="000000"/>
          <w:sz w:val="20"/>
          <w:szCs w:val="20"/>
          <w:vertAlign w:val="superscript"/>
        </w:rPr>
        <w:t>82–84</w:t>
      </w:r>
      <w:r>
        <w:rPr>
          <w:rFonts w:ascii="Arial" w:eastAsia="Arial" w:hAnsi="Arial" w:cs="Arial"/>
          <w:color w:val="000000"/>
          <w:sz w:val="20"/>
          <w:szCs w:val="20"/>
          <w:highlight w:val="white"/>
        </w:rPr>
        <w:t>. Data-driven approaches use the same type of measurements differently, learning the inverse-dynamics relation from examples rather than fitting parameters within a prescribed model</w:t>
      </w:r>
      <w:r>
        <w:rPr>
          <w:rFonts w:ascii="Arial" w:eastAsia="Arial" w:hAnsi="Arial" w:cs="Arial"/>
          <w:color w:val="000000"/>
          <w:sz w:val="20"/>
          <w:szCs w:val="20"/>
          <w:vertAlign w:val="superscript"/>
        </w:rPr>
        <w:t>85</w:t>
      </w:r>
      <w:r>
        <w:rPr>
          <w:rFonts w:ascii="Arial" w:eastAsia="Arial" w:hAnsi="Arial" w:cs="Arial"/>
          <w:color w:val="000000"/>
          <w:sz w:val="20"/>
          <w:szCs w:val="20"/>
          <w:highlight w:val="white"/>
        </w:rPr>
        <w:t>. In the present approach, the learned quantity would be different. The network would not estimate coefficients in a rigid-body model, and it would not be trained to predict torque directly from kinematic variables. Instead, it would be trained so that the derivative of a learned Appell acceleration energy scalar with respect to acceleration matches measured torques. The learned quantity would therefore be the scalar itself, with the torque relation recovered by differentiation. This could be relevant in settings where torque and motion can be measured directly, but the governing equations are difficult to specify term by term. One possible example is an exoskeleton, in which paired measurements of actuator torque and joint kinematics could be collected during controlled perturbations and used to train the network without writing inertial, Coriolis and gravity terms explicitly in advance. This was not examined here, but it suggests a possible future use of the same training strategy for robotic systems of that kind.</w:t>
      </w:r>
    </w:p>
    <w:p w14:paraId="000000A1" w14:textId="77777777" w:rsidR="00F341AA" w:rsidRDefault="00000000">
      <w:pPr>
        <w:pStyle w:val="Heading3"/>
        <w:spacing w:before="100" w:after="100"/>
      </w:pPr>
      <w:r>
        <w:rPr>
          <w:highlight w:val="white"/>
        </w:rPr>
        <w:t>Limitations</w:t>
      </w:r>
    </w:p>
    <w:p w14:paraId="000000A2"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The most immediate limitation in the present results is that validation relied on analytically specified reference dynamics and numerical integration, which provides a controlled benchmark but does not yet test robustness to the measurement noise, calibration uncertainty, and unmodeled effects that arise with physical sensors and actuators. Specifically, test trajectories were generated through numerical integration of the equations of motion, and the reference integration used a fourth-order Runge–Kutta scheme with fixed time step of 0.1 ms, against which both inverse predictions and closed-loop forward rollouts were evaluated. Sim</w:t>
      </w:r>
      <w:sdt>
        <w:sdtPr>
          <w:tag w:val="goog_rdk_97"/>
          <w:id w:val="1584754206"/>
        </w:sdtPr>
        <w:sdtContent>
          <w:commentRangeStart w:id="108"/>
          <w:commentRangeStart w:id="109"/>
        </w:sdtContent>
      </w:sdt>
      <w:r>
        <w:rPr>
          <w:rFonts w:ascii="Arial" w:eastAsia="Arial" w:hAnsi="Arial" w:cs="Arial"/>
          <w:color w:val="000000"/>
          <w:sz w:val="20"/>
          <w:szCs w:val="20"/>
          <w:highlight w:val="white"/>
        </w:rPr>
        <w:t>ilarly, the empirical claims about data efficiency and training cost are bounded to the dataset sizes explicitly studied (1,000; 2,000; 4,000; 8,000; 16,000; 32,000; 64,000; 128,000; and 256,000 kinematic vectors) and their associated compute trade-offs, including the increase in training time from 29.6 seconds (1,000 kinematic vectors) to 2.2 hours (256,00</w:t>
      </w:r>
      <w:commentRangeEnd w:id="108"/>
      <w:r>
        <w:rPr>
          <w:rStyle w:val="CommentReference"/>
          <w:rFonts w:ascii="Arial" w:eastAsia="Arial" w:hAnsi="Arial" w:cs="Arial"/>
          <w:color w:val="000000"/>
          <w:sz w:val="20"/>
          <w:szCs w:val="20"/>
          <w:highlight w:val="white"/>
        </w:rPr>
        <w:commentReference w:id="108"/>
      </w:r>
      <w:commentRangeEnd w:id="109"/>
      <w:r w:rsidR="004A17BC">
        <w:rPr>
          <w:rStyle w:val="CommentReference"/>
          <w:rFonts w:ascii="Arial" w:eastAsia="Arial" w:hAnsi="Arial" w:cs="Arial"/>
          <w:color w:val="000000"/>
          <w:sz w:val="20"/>
          <w:szCs w:val="20"/>
          <w:highlight w:val="white"/>
        </w:rPr>
        <w:commentReference w:id="109"/>
      </w:r>
      <w:r>
        <w:rPr>
          <w:rFonts w:ascii="Arial" w:eastAsia="Arial" w:hAnsi="Arial" w:cs="Arial"/>
          <w:color w:val="000000"/>
          <w:sz w:val="20"/>
          <w:szCs w:val="20"/>
          <w:highlight w:val="white"/>
        </w:rPr>
        <w:t>0 kinematic vectors), so the extent to which these scaling relationships transfer to other training regimes remains an open question for future work.</w:t>
      </w:r>
    </w:p>
    <w:p w14:paraId="000000A3"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highlight w:val="white"/>
        </w:rPr>
      </w:pPr>
      <w:r>
        <w:rPr>
          <w:rFonts w:ascii="Arial" w:eastAsia="Arial" w:hAnsi="Arial" w:cs="Arial"/>
          <w:color w:val="000000"/>
          <w:sz w:val="20"/>
          <w:szCs w:val="20"/>
          <w:highlight w:val="white"/>
        </w:rPr>
        <w:t xml:space="preserve">Another limitation is that the present study was conducted on a planar two-link double-pendulum system. This model class has a productive history as a minimal test bed for multi-body dynamics; planar shoulder–elbow reaching studies demonstrated that intersegmental interaction torques require predictive </w:t>
      </w:r>
      <w:r>
        <w:rPr>
          <w:rFonts w:ascii="Arial" w:eastAsia="Arial" w:hAnsi="Arial" w:cs="Arial"/>
          <w:color w:val="000000"/>
          <w:sz w:val="20"/>
          <w:szCs w:val="20"/>
          <w:highlight w:val="white"/>
        </w:rPr>
        <w:lastRenderedPageBreak/>
        <w:t>compensation</w:t>
      </w:r>
      <w:r>
        <w:rPr>
          <w:rFonts w:ascii="Arial" w:eastAsia="Arial" w:hAnsi="Arial" w:cs="Arial"/>
          <w:color w:val="000000"/>
          <w:sz w:val="20"/>
          <w:szCs w:val="20"/>
          <w:vertAlign w:val="superscript"/>
        </w:rPr>
        <w:t>86,87</w:t>
      </w:r>
      <w:r>
        <w:rPr>
          <w:rFonts w:ascii="Arial" w:eastAsia="Arial" w:hAnsi="Arial" w:cs="Arial"/>
          <w:color w:val="000000"/>
          <w:sz w:val="20"/>
          <w:szCs w:val="20"/>
          <w:highlight w:val="white"/>
        </w:rPr>
        <w:t>, and double-pendulum abstractions of the swing leg have been used to analyze the passive mechanical contributions to locomotion</w:t>
      </w:r>
      <w:r>
        <w:rPr>
          <w:rFonts w:ascii="Arial" w:eastAsia="Arial" w:hAnsi="Arial" w:cs="Arial"/>
          <w:color w:val="000000"/>
          <w:sz w:val="20"/>
          <w:szCs w:val="20"/>
          <w:vertAlign w:val="superscript"/>
        </w:rPr>
        <w:t>88–90</w:t>
      </w:r>
      <w:r>
        <w:rPr>
          <w:rFonts w:ascii="Arial" w:eastAsia="Arial" w:hAnsi="Arial" w:cs="Arial"/>
          <w:color w:val="000000"/>
          <w:sz w:val="20"/>
          <w:szCs w:val="20"/>
          <w:highlight w:val="white"/>
        </w:rPr>
        <w:t>. The two-link system is therefore an established abstraction for isolating the nonlinear, coupled dynamics that make multi-body inverse and forward modeling non-trivial, and it provides a meaningful first test of whether the learned Gibbs-Appell representation can support both computation types. The present results establish feasibility within this low-dimensional setting. Extending the approach to higher-dimensional articulated bodies with joint constraints, compliance, contact, friction, actuator dynamics, and sensorimotor delays—and ultimately to systems governed by experimentally measured rather than analytically generated dynamics—remains an important open problem and a necessary step toward determining the practical scope of the approach.</w:t>
      </w:r>
    </w:p>
    <w:p w14:paraId="000000A4" w14:textId="77777777" w:rsidR="00F341AA" w:rsidRDefault="00000000">
      <w:pPr>
        <w:pStyle w:val="Heading2"/>
        <w:spacing w:before="100" w:after="100"/>
      </w:pPr>
      <w:bookmarkStart w:id="110" w:name="bookmark=id.4j2clh5q8ldz" w:colFirst="0" w:colLast="0"/>
      <w:bookmarkEnd w:id="110"/>
      <w:r>
        <w:t>Conclusions</w:t>
      </w:r>
    </w:p>
    <w:p w14:paraId="000000A5" w14:textId="77777777" w:rsidR="00F341AA" w:rsidRDefault="00000000">
      <w:pPr>
        <w:pBdr>
          <w:top w:val="nil"/>
          <w:left w:val="nil"/>
          <w:bottom w:val="nil"/>
          <w:right w:val="nil"/>
          <w:between w:val="nil"/>
        </w:pBdr>
        <w:spacing w:line="480" w:lineRule="auto"/>
        <w:jc w:val="both"/>
        <w:rPr>
          <w:rFonts w:ascii="Arial" w:eastAsia="Arial" w:hAnsi="Arial" w:cs="Arial"/>
          <w:color w:val="000000"/>
          <w:sz w:val="20"/>
          <w:szCs w:val="20"/>
        </w:rPr>
      </w:pPr>
      <w:r>
        <w:rPr>
          <w:rFonts w:ascii="Arial" w:eastAsia="Arial" w:hAnsi="Arial" w:cs="Arial"/>
          <w:color w:val="000000"/>
          <w:sz w:val="20"/>
          <w:szCs w:val="20"/>
        </w:rPr>
        <w:t>This study shows that one neural network can be used to simulate both inverse and forward dynamics in a double-pendulum system. The network learned a single scalar quantity from classical mechanics, and its derivative provided accurate torque predictions. The same learned quantity also allowed the system to predict motion forward in time without training a separate forward model. These results suggest a practical way to link prediction and control in one physics-guided model, while future work will need to test the approach in larger systems and with experimental data.</w:t>
      </w:r>
    </w:p>
    <w:p w14:paraId="000000A6" w14:textId="77777777" w:rsidR="00F341AA" w:rsidRDefault="00000000">
      <w:pPr>
        <w:pStyle w:val="Heading2"/>
        <w:spacing w:before="100" w:after="100"/>
      </w:pPr>
      <w:r>
        <w:t>Acknowledgement</w:t>
      </w:r>
    </w:p>
    <w:p w14:paraId="000000A7" w14:textId="77777777" w:rsidR="00F341AA" w:rsidRDefault="00000000">
      <w:pPr>
        <w:pBdr>
          <w:top w:val="nil"/>
          <w:left w:val="nil"/>
          <w:bottom w:val="nil"/>
          <w:right w:val="nil"/>
          <w:between w:val="nil"/>
        </w:pBdr>
        <w:spacing w:before="100" w:after="100" w:line="480" w:lineRule="auto"/>
        <w:jc w:val="both"/>
        <w:rPr>
          <w:rFonts w:ascii="Arial" w:eastAsia="Arial" w:hAnsi="Arial" w:cs="Arial"/>
          <w:color w:val="000000"/>
          <w:sz w:val="20"/>
          <w:szCs w:val="20"/>
        </w:rPr>
      </w:pPr>
      <w:r>
        <w:rPr>
          <w:rFonts w:ascii="Arial" w:eastAsia="Arial" w:hAnsi="Arial" w:cs="Arial"/>
          <w:color w:val="000000"/>
          <w:sz w:val="20"/>
          <w:szCs w:val="20"/>
        </w:rPr>
        <w:t xml:space="preserve">This work was supported by </w:t>
      </w:r>
      <w:r>
        <w:rPr>
          <w:rFonts w:ascii="Arial" w:eastAsia="Arial" w:hAnsi="Arial" w:cs="Arial"/>
          <w:color w:val="EE0000"/>
          <w:sz w:val="20"/>
          <w:szCs w:val="20"/>
        </w:rPr>
        <w:t>[Funding Agency 1, grant number XXXXX]</w:t>
      </w:r>
      <w:r>
        <w:rPr>
          <w:rFonts w:ascii="Arial" w:eastAsia="Arial" w:hAnsi="Arial" w:cs="Arial"/>
          <w:color w:val="000000"/>
          <w:sz w:val="20"/>
          <w:szCs w:val="20"/>
        </w:rPr>
        <w:t>. The content is solely the responsibility of the authors and does not necessarily represent the official views of the funding agencies.</w:t>
      </w:r>
    </w:p>
    <w:p w14:paraId="000000A8" w14:textId="77777777" w:rsidR="00F341AA" w:rsidRDefault="00000000">
      <w:pPr>
        <w:pStyle w:val="Heading2"/>
        <w:spacing w:before="100" w:after="100"/>
      </w:pPr>
      <w:r>
        <w:t>References</w:t>
      </w:r>
    </w:p>
    <w:p w14:paraId="000000A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w:t>
      </w:r>
      <w:r>
        <w:rPr>
          <w:rFonts w:ascii="Arial" w:eastAsia="Arial" w:hAnsi="Arial" w:cs="Arial"/>
          <w:color w:val="000000"/>
          <w:sz w:val="20"/>
          <w:szCs w:val="20"/>
        </w:rPr>
        <w:tab/>
        <w:t xml:space="preserve">Grillner, S. </w:t>
      </w:r>
      <w:r>
        <w:rPr>
          <w:rFonts w:ascii="Arial" w:eastAsia="Arial" w:hAnsi="Arial" w:cs="Arial"/>
          <w:i/>
          <w:iCs/>
          <w:color w:val="000000"/>
          <w:sz w:val="20"/>
          <w:szCs w:val="20"/>
        </w:rPr>
        <w:t>et al.</w:t>
      </w:r>
      <w:r>
        <w:rPr>
          <w:rFonts w:ascii="Arial" w:eastAsia="Arial" w:hAnsi="Arial" w:cs="Arial"/>
          <w:color w:val="000000"/>
          <w:sz w:val="20"/>
          <w:szCs w:val="20"/>
        </w:rPr>
        <w:t xml:space="preserve"> Neural networks that co-ordinate locomotion and body orientation in lamprey. </w:t>
      </w:r>
      <w:r>
        <w:rPr>
          <w:rFonts w:ascii="Arial" w:eastAsia="Arial" w:hAnsi="Arial" w:cs="Arial"/>
          <w:i/>
          <w:iCs/>
          <w:color w:val="000000"/>
          <w:sz w:val="20"/>
          <w:szCs w:val="20"/>
        </w:rPr>
        <w:t>Trends Neurosci.</w:t>
      </w:r>
      <w:r>
        <w:rPr>
          <w:rFonts w:ascii="Arial" w:eastAsia="Arial" w:hAnsi="Arial" w:cs="Arial"/>
          <w:color w:val="000000"/>
          <w:sz w:val="20"/>
          <w:szCs w:val="20"/>
        </w:rPr>
        <w:t xml:space="preserve"> </w:t>
      </w:r>
      <w:r>
        <w:rPr>
          <w:rFonts w:ascii="Arial" w:eastAsia="Arial" w:hAnsi="Arial" w:cs="Arial"/>
          <w:b/>
          <w:bCs/>
          <w:color w:val="000000"/>
          <w:sz w:val="20"/>
          <w:szCs w:val="20"/>
        </w:rPr>
        <w:t>18</w:t>
      </w:r>
      <w:r>
        <w:rPr>
          <w:rFonts w:ascii="Arial" w:eastAsia="Arial" w:hAnsi="Arial" w:cs="Arial"/>
          <w:color w:val="000000"/>
          <w:sz w:val="20"/>
          <w:szCs w:val="20"/>
        </w:rPr>
        <w:t>, 270–279 (1995).</w:t>
      </w:r>
    </w:p>
    <w:p w14:paraId="000000A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w:t>
      </w:r>
      <w:r>
        <w:rPr>
          <w:rFonts w:ascii="Arial" w:eastAsia="Arial" w:hAnsi="Arial" w:cs="Arial"/>
          <w:color w:val="000000"/>
          <w:sz w:val="20"/>
          <w:szCs w:val="20"/>
        </w:rPr>
        <w:tab/>
        <w:t xml:space="preserve">Grillner, S. &amp; Wallén, P. How Does The Lamprey Central Nervous System Make The Lamprey Swim? </w:t>
      </w:r>
      <w:r>
        <w:rPr>
          <w:rFonts w:ascii="Arial" w:eastAsia="Arial" w:hAnsi="Arial" w:cs="Arial"/>
          <w:i/>
          <w:iCs/>
          <w:color w:val="000000"/>
          <w:sz w:val="20"/>
          <w:szCs w:val="20"/>
        </w:rPr>
        <w:t>J. Exp. Biol.</w:t>
      </w:r>
      <w:r>
        <w:rPr>
          <w:rFonts w:ascii="Arial" w:eastAsia="Arial" w:hAnsi="Arial" w:cs="Arial"/>
          <w:color w:val="000000"/>
          <w:sz w:val="20"/>
          <w:szCs w:val="20"/>
        </w:rPr>
        <w:t xml:space="preserve"> </w:t>
      </w:r>
      <w:r>
        <w:rPr>
          <w:rFonts w:ascii="Arial" w:eastAsia="Arial" w:hAnsi="Arial" w:cs="Arial"/>
          <w:b/>
          <w:bCs/>
          <w:color w:val="000000"/>
          <w:sz w:val="20"/>
          <w:szCs w:val="20"/>
        </w:rPr>
        <w:t>112</w:t>
      </w:r>
      <w:r>
        <w:rPr>
          <w:rFonts w:ascii="Arial" w:eastAsia="Arial" w:hAnsi="Arial" w:cs="Arial"/>
          <w:color w:val="000000"/>
          <w:sz w:val="20"/>
          <w:szCs w:val="20"/>
        </w:rPr>
        <w:t>, 337–357 (1984).</w:t>
      </w:r>
    </w:p>
    <w:p w14:paraId="000000A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w:t>
      </w:r>
      <w:r>
        <w:rPr>
          <w:rFonts w:ascii="Arial" w:eastAsia="Arial" w:hAnsi="Arial" w:cs="Arial"/>
          <w:color w:val="000000"/>
          <w:sz w:val="20"/>
          <w:szCs w:val="20"/>
        </w:rPr>
        <w:tab/>
        <w:t xml:space="preserve">Grillner, S. &amp; El Manira, A. Current Principles of Motor Control, with Special Reference to Vertebrate Locomotion. </w:t>
      </w:r>
      <w:r>
        <w:rPr>
          <w:rFonts w:ascii="Arial" w:eastAsia="Arial" w:hAnsi="Arial" w:cs="Arial"/>
          <w:i/>
          <w:iCs/>
          <w:color w:val="000000"/>
          <w:sz w:val="20"/>
          <w:szCs w:val="20"/>
        </w:rPr>
        <w:t>Physiol. Rev.</w:t>
      </w:r>
      <w:r>
        <w:rPr>
          <w:rFonts w:ascii="Arial" w:eastAsia="Arial" w:hAnsi="Arial" w:cs="Arial"/>
          <w:color w:val="000000"/>
          <w:sz w:val="20"/>
          <w:szCs w:val="20"/>
        </w:rPr>
        <w:t xml:space="preserve"> </w:t>
      </w:r>
      <w:r>
        <w:rPr>
          <w:rFonts w:ascii="Arial" w:eastAsia="Arial" w:hAnsi="Arial" w:cs="Arial"/>
          <w:b/>
          <w:bCs/>
          <w:color w:val="000000"/>
          <w:sz w:val="20"/>
          <w:szCs w:val="20"/>
        </w:rPr>
        <w:t>100</w:t>
      </w:r>
      <w:r>
        <w:rPr>
          <w:rFonts w:ascii="Arial" w:eastAsia="Arial" w:hAnsi="Arial" w:cs="Arial"/>
          <w:color w:val="000000"/>
          <w:sz w:val="20"/>
          <w:szCs w:val="20"/>
        </w:rPr>
        <w:t>, 271–320 (2020).</w:t>
      </w:r>
    </w:p>
    <w:p w14:paraId="000000A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4.</w:t>
      </w:r>
      <w:r>
        <w:rPr>
          <w:rFonts w:ascii="Arial" w:eastAsia="Arial" w:hAnsi="Arial" w:cs="Arial"/>
          <w:color w:val="000000"/>
          <w:sz w:val="20"/>
          <w:szCs w:val="20"/>
        </w:rPr>
        <w:tab/>
        <w:t xml:space="preserve">Sobinov, A. R. &amp; Bensmaia, S. J. The neural mechanisms of manual dexterity. </w:t>
      </w:r>
      <w:r>
        <w:rPr>
          <w:rFonts w:ascii="Arial" w:eastAsia="Arial" w:hAnsi="Arial" w:cs="Arial"/>
          <w:i/>
          <w:iCs/>
          <w:color w:val="000000"/>
          <w:sz w:val="20"/>
          <w:szCs w:val="20"/>
        </w:rPr>
        <w:t>Nat. Rev. Neurosci.</w:t>
      </w:r>
      <w:r>
        <w:rPr>
          <w:rFonts w:ascii="Arial" w:eastAsia="Arial" w:hAnsi="Arial" w:cs="Arial"/>
          <w:color w:val="000000"/>
          <w:sz w:val="20"/>
          <w:szCs w:val="20"/>
        </w:rPr>
        <w:t xml:space="preserve"> </w:t>
      </w:r>
      <w:r>
        <w:rPr>
          <w:rFonts w:ascii="Arial" w:eastAsia="Arial" w:hAnsi="Arial" w:cs="Arial"/>
          <w:b/>
          <w:bCs/>
          <w:color w:val="000000"/>
          <w:sz w:val="20"/>
          <w:szCs w:val="20"/>
        </w:rPr>
        <w:t>22</w:t>
      </w:r>
      <w:r>
        <w:rPr>
          <w:rFonts w:ascii="Arial" w:eastAsia="Arial" w:hAnsi="Arial" w:cs="Arial"/>
          <w:color w:val="000000"/>
          <w:sz w:val="20"/>
          <w:szCs w:val="20"/>
        </w:rPr>
        <w:t>, 741–757 (2021).</w:t>
      </w:r>
    </w:p>
    <w:p w14:paraId="000000A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w:t>
      </w:r>
      <w:r>
        <w:rPr>
          <w:rFonts w:ascii="Arial" w:eastAsia="Arial" w:hAnsi="Arial" w:cs="Arial"/>
          <w:color w:val="000000"/>
          <w:sz w:val="20"/>
          <w:szCs w:val="20"/>
        </w:rPr>
        <w:tab/>
        <w:t xml:space="preserve">Ma, R. R. &amp; Dollar, A. M. On dexterity and dexterous manipulation. in </w:t>
      </w:r>
      <w:r>
        <w:rPr>
          <w:rFonts w:ascii="Arial" w:eastAsia="Arial" w:hAnsi="Arial" w:cs="Arial"/>
          <w:i/>
          <w:iCs/>
          <w:color w:val="000000"/>
          <w:sz w:val="20"/>
          <w:szCs w:val="20"/>
        </w:rPr>
        <w:t>2011 15th International Conference on Advanced Robotics (ICAR)</w:t>
      </w:r>
      <w:r>
        <w:rPr>
          <w:rFonts w:ascii="Arial" w:eastAsia="Arial" w:hAnsi="Arial" w:cs="Arial"/>
          <w:color w:val="000000"/>
          <w:sz w:val="20"/>
          <w:szCs w:val="20"/>
        </w:rPr>
        <w:t xml:space="preserve"> 1–7 (IEEE, Tallinn, Estonia, 2011). doi:10.1109/ICAR.2011.6088576.</w:t>
      </w:r>
    </w:p>
    <w:p w14:paraId="000000A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w:t>
      </w:r>
      <w:r>
        <w:rPr>
          <w:rFonts w:ascii="Arial" w:eastAsia="Arial" w:hAnsi="Arial" w:cs="Arial"/>
          <w:color w:val="000000"/>
          <w:sz w:val="20"/>
          <w:szCs w:val="20"/>
        </w:rPr>
        <w:tab/>
        <w:t xml:space="preserve">Franklin, D. W. &amp; Wolpert, D. M. Computational Mechanisms of Sensorimotor Control. </w:t>
      </w:r>
      <w:r>
        <w:rPr>
          <w:rFonts w:ascii="Arial" w:eastAsia="Arial" w:hAnsi="Arial" w:cs="Arial"/>
          <w:i/>
          <w:iCs/>
          <w:color w:val="000000"/>
          <w:sz w:val="20"/>
          <w:szCs w:val="20"/>
        </w:rPr>
        <w:t>Neuron</w:t>
      </w:r>
      <w:r>
        <w:rPr>
          <w:rFonts w:ascii="Arial" w:eastAsia="Arial" w:hAnsi="Arial" w:cs="Arial"/>
          <w:color w:val="000000"/>
          <w:sz w:val="20"/>
          <w:szCs w:val="20"/>
        </w:rPr>
        <w:t xml:space="preserve"> </w:t>
      </w:r>
      <w:r>
        <w:rPr>
          <w:rFonts w:ascii="Arial" w:eastAsia="Arial" w:hAnsi="Arial" w:cs="Arial"/>
          <w:b/>
          <w:bCs/>
          <w:color w:val="000000"/>
          <w:sz w:val="20"/>
          <w:szCs w:val="20"/>
        </w:rPr>
        <w:t>72</w:t>
      </w:r>
      <w:r>
        <w:rPr>
          <w:rFonts w:ascii="Arial" w:eastAsia="Arial" w:hAnsi="Arial" w:cs="Arial"/>
          <w:color w:val="000000"/>
          <w:sz w:val="20"/>
          <w:szCs w:val="20"/>
        </w:rPr>
        <w:t>, 425–442 (2011).</w:t>
      </w:r>
    </w:p>
    <w:p w14:paraId="000000A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w:t>
      </w:r>
      <w:r>
        <w:rPr>
          <w:rFonts w:ascii="Arial" w:eastAsia="Arial" w:hAnsi="Arial" w:cs="Arial"/>
          <w:color w:val="000000"/>
          <w:sz w:val="20"/>
          <w:szCs w:val="20"/>
        </w:rPr>
        <w:tab/>
        <w:t xml:space="preserve">Wolpert, D. M. &amp; Ghahramani, Z. Computational principles of movement neuroscience. </w:t>
      </w:r>
      <w:r>
        <w:rPr>
          <w:rFonts w:ascii="Arial" w:eastAsia="Arial" w:hAnsi="Arial" w:cs="Arial"/>
          <w:i/>
          <w:iCs/>
          <w:color w:val="000000"/>
          <w:sz w:val="20"/>
          <w:szCs w:val="20"/>
        </w:rPr>
        <w:t>Nat. Neurosci.</w:t>
      </w:r>
      <w:r>
        <w:rPr>
          <w:rFonts w:ascii="Arial" w:eastAsia="Arial" w:hAnsi="Arial" w:cs="Arial"/>
          <w:color w:val="000000"/>
          <w:sz w:val="20"/>
          <w:szCs w:val="20"/>
        </w:rPr>
        <w:t xml:space="preserve"> </w:t>
      </w:r>
      <w:r>
        <w:rPr>
          <w:rFonts w:ascii="Arial" w:eastAsia="Arial" w:hAnsi="Arial" w:cs="Arial"/>
          <w:b/>
          <w:bCs/>
          <w:color w:val="000000"/>
          <w:sz w:val="20"/>
          <w:szCs w:val="20"/>
        </w:rPr>
        <w:t>3</w:t>
      </w:r>
      <w:r>
        <w:rPr>
          <w:rFonts w:ascii="Arial" w:eastAsia="Arial" w:hAnsi="Arial" w:cs="Arial"/>
          <w:color w:val="000000"/>
          <w:sz w:val="20"/>
          <w:szCs w:val="20"/>
        </w:rPr>
        <w:t>, 1212–1217 (2000).</w:t>
      </w:r>
    </w:p>
    <w:p w14:paraId="000000B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w:t>
      </w:r>
      <w:r>
        <w:rPr>
          <w:rFonts w:ascii="Arial" w:eastAsia="Arial" w:hAnsi="Arial" w:cs="Arial"/>
          <w:color w:val="000000"/>
          <w:sz w:val="20"/>
          <w:szCs w:val="20"/>
        </w:rPr>
        <w:tab/>
        <w:t xml:space="preserve">Theodorou, E. &amp; Valero-Cuevas, F. J. Optimality in neuromuscular systems. in </w:t>
      </w:r>
      <w:r>
        <w:rPr>
          <w:rFonts w:ascii="Arial" w:eastAsia="Arial" w:hAnsi="Arial" w:cs="Arial"/>
          <w:i/>
          <w:iCs/>
          <w:color w:val="000000"/>
          <w:sz w:val="20"/>
          <w:szCs w:val="20"/>
        </w:rPr>
        <w:t>2010 Annual International Conference of the IEEE Engineering in Medicine and Biology</w:t>
      </w:r>
      <w:r>
        <w:rPr>
          <w:rFonts w:ascii="Arial" w:eastAsia="Arial" w:hAnsi="Arial" w:cs="Arial"/>
          <w:color w:val="000000"/>
          <w:sz w:val="20"/>
          <w:szCs w:val="20"/>
        </w:rPr>
        <w:t xml:space="preserve"> 4510–4516 (2010). doi:10.1109/IEMBS.2010.5626055.</w:t>
      </w:r>
    </w:p>
    <w:p w14:paraId="000000B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9.</w:t>
      </w:r>
      <w:r>
        <w:rPr>
          <w:rFonts w:ascii="Arial" w:eastAsia="Arial" w:hAnsi="Arial" w:cs="Arial"/>
          <w:color w:val="000000"/>
          <w:sz w:val="20"/>
          <w:szCs w:val="20"/>
        </w:rPr>
        <w:tab/>
        <w:t xml:space="preserve">Neilson, P. D. &amp; Neilson, M. D. Neural mechanisms for control of multivariable, redundant, nonlinear musculoskeletal systems. in </w:t>
      </w:r>
      <w:r>
        <w:rPr>
          <w:rFonts w:ascii="Arial" w:eastAsia="Arial" w:hAnsi="Arial" w:cs="Arial"/>
          <w:i/>
          <w:iCs/>
          <w:color w:val="000000"/>
          <w:sz w:val="20"/>
          <w:szCs w:val="20"/>
        </w:rPr>
        <w:t>Proceedings of the 40th IEEE Conference on Decision and Control (Cat. No.01CH37228)</w:t>
      </w:r>
      <w:r>
        <w:rPr>
          <w:rFonts w:ascii="Arial" w:eastAsia="Arial" w:hAnsi="Arial" w:cs="Arial"/>
          <w:color w:val="000000"/>
          <w:sz w:val="20"/>
          <w:szCs w:val="20"/>
        </w:rPr>
        <w:t xml:space="preserve"> vol. 1 13–14 vol.1 (2001).</w:t>
      </w:r>
    </w:p>
    <w:p w14:paraId="000000B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10.</w:t>
      </w:r>
      <w:r>
        <w:rPr>
          <w:rFonts w:ascii="Arial" w:eastAsia="Arial" w:hAnsi="Arial" w:cs="Arial"/>
          <w:color w:val="000000"/>
          <w:sz w:val="20"/>
          <w:szCs w:val="20"/>
        </w:rPr>
        <w:tab/>
        <w:t xml:space="preserve">Prilutsky, B. I. &amp; Zatsiorsky, V. M. Neural Control Principles: Bernstein’s Insights from Biomechanics of  Human Movement. in </w:t>
      </w:r>
      <w:r>
        <w:rPr>
          <w:rFonts w:ascii="Arial" w:eastAsia="Arial" w:hAnsi="Arial" w:cs="Arial"/>
          <w:i/>
          <w:iCs/>
          <w:color w:val="000000"/>
          <w:sz w:val="20"/>
          <w:szCs w:val="20"/>
        </w:rPr>
        <w:t>Bernstein’s Construction of Movements</w:t>
      </w:r>
      <w:r>
        <w:rPr>
          <w:rFonts w:ascii="Arial" w:eastAsia="Arial" w:hAnsi="Arial" w:cs="Arial"/>
          <w:color w:val="000000"/>
          <w:sz w:val="20"/>
          <w:szCs w:val="20"/>
        </w:rPr>
        <w:t xml:space="preserve"> (Routledge, 2020).</w:t>
      </w:r>
    </w:p>
    <w:p w14:paraId="000000B3"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11.</w:t>
      </w:r>
      <w:r>
        <w:rPr>
          <w:rFonts w:ascii="Arial" w:eastAsia="Arial" w:hAnsi="Arial" w:cs="Arial"/>
          <w:color w:val="000000"/>
          <w:sz w:val="20"/>
          <w:szCs w:val="20"/>
        </w:rPr>
        <w:tab/>
        <w:t xml:space="preserve">Ting, L. H. &amp; Chiel, H. J. Muscle, Biomechanics, and Implications for Neural Control. in </w:t>
      </w:r>
      <w:r>
        <w:rPr>
          <w:rFonts w:ascii="Arial" w:eastAsia="Arial" w:hAnsi="Arial" w:cs="Arial"/>
          <w:i/>
          <w:iCs/>
          <w:color w:val="000000"/>
          <w:sz w:val="20"/>
          <w:szCs w:val="20"/>
        </w:rPr>
        <w:t>Neurobiology of Motor Control</w:t>
      </w:r>
      <w:r>
        <w:rPr>
          <w:rFonts w:ascii="Arial" w:eastAsia="Arial" w:hAnsi="Arial" w:cs="Arial"/>
          <w:color w:val="000000"/>
          <w:sz w:val="20"/>
          <w:szCs w:val="20"/>
        </w:rPr>
        <w:t xml:space="preserve"> 365–416 (John Wiley &amp; Sons, Ltd, 2017). doi:10.1002/9781118873397.ch12.</w:t>
      </w:r>
    </w:p>
    <w:p w14:paraId="000000B4"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12.</w:t>
      </w:r>
      <w:r>
        <w:rPr>
          <w:rFonts w:ascii="Arial" w:eastAsia="Arial" w:hAnsi="Arial" w:cs="Arial"/>
          <w:color w:val="000000"/>
          <w:sz w:val="20"/>
          <w:szCs w:val="20"/>
        </w:rPr>
        <w:tab/>
        <w:t xml:space="preserve">Latash, M. L. The bliss (not the problem) of motor abundance (not redundancy). </w:t>
      </w:r>
      <w:r>
        <w:rPr>
          <w:rFonts w:ascii="Arial" w:eastAsia="Arial" w:hAnsi="Arial" w:cs="Arial"/>
          <w:i/>
          <w:iCs/>
          <w:color w:val="000000"/>
          <w:sz w:val="20"/>
          <w:szCs w:val="20"/>
        </w:rPr>
        <w:t>Exp. Brain Res.</w:t>
      </w:r>
      <w:r>
        <w:rPr>
          <w:rFonts w:ascii="Arial" w:eastAsia="Arial" w:hAnsi="Arial" w:cs="Arial"/>
          <w:color w:val="000000"/>
          <w:sz w:val="20"/>
          <w:szCs w:val="20"/>
        </w:rPr>
        <w:t xml:space="preserve"> </w:t>
      </w:r>
      <w:r>
        <w:rPr>
          <w:rFonts w:ascii="Arial" w:eastAsia="Arial" w:hAnsi="Arial" w:cs="Arial"/>
          <w:b/>
          <w:bCs/>
          <w:color w:val="000000"/>
          <w:sz w:val="20"/>
          <w:szCs w:val="20"/>
        </w:rPr>
        <w:t>217</w:t>
      </w:r>
      <w:r>
        <w:rPr>
          <w:rFonts w:ascii="Arial" w:eastAsia="Arial" w:hAnsi="Arial" w:cs="Arial"/>
          <w:color w:val="000000"/>
          <w:sz w:val="20"/>
          <w:szCs w:val="20"/>
        </w:rPr>
        <w:t>, 1–5 (2012).</w:t>
      </w:r>
    </w:p>
    <w:p w14:paraId="000000B5"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13.</w:t>
      </w:r>
      <w:r>
        <w:rPr>
          <w:rFonts w:ascii="Arial" w:eastAsia="Arial" w:hAnsi="Arial" w:cs="Arial"/>
          <w:color w:val="000000"/>
          <w:sz w:val="20"/>
          <w:szCs w:val="20"/>
        </w:rPr>
        <w:tab/>
        <w:t xml:space="preserve">Bernstein, N. </w:t>
      </w:r>
      <w:r>
        <w:rPr>
          <w:rFonts w:ascii="Arial" w:eastAsia="Arial" w:hAnsi="Arial" w:cs="Arial"/>
          <w:i/>
          <w:iCs/>
          <w:color w:val="000000"/>
          <w:sz w:val="20"/>
          <w:szCs w:val="20"/>
        </w:rPr>
        <w:t>The Co-Ordination and Regulation of Movements</w:t>
      </w:r>
      <w:r>
        <w:rPr>
          <w:rFonts w:ascii="Arial" w:eastAsia="Arial" w:hAnsi="Arial" w:cs="Arial"/>
          <w:color w:val="000000"/>
          <w:sz w:val="20"/>
          <w:szCs w:val="20"/>
        </w:rPr>
        <w:t>. (Pergamon Press, 1967).</w:t>
      </w:r>
    </w:p>
    <w:p w14:paraId="000000B6"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14.</w:t>
      </w:r>
      <w:r>
        <w:rPr>
          <w:rFonts w:ascii="Arial" w:eastAsia="Arial" w:hAnsi="Arial" w:cs="Arial"/>
          <w:color w:val="000000"/>
          <w:sz w:val="20"/>
          <w:szCs w:val="20"/>
        </w:rPr>
        <w:tab/>
        <w:t xml:space="preserve">Desmurget, M. &amp; Grafton, S. Feedback or feedforward control: End of a dichotomy. in </w:t>
      </w:r>
      <w:r>
        <w:rPr>
          <w:rFonts w:ascii="Arial" w:eastAsia="Arial" w:hAnsi="Arial" w:cs="Arial"/>
          <w:i/>
          <w:iCs/>
          <w:color w:val="000000"/>
          <w:sz w:val="20"/>
          <w:szCs w:val="20"/>
        </w:rPr>
        <w:t>Taking action:  Cognitive neuroscience perspectives on intentional acts</w:t>
      </w:r>
      <w:r>
        <w:rPr>
          <w:rFonts w:ascii="Arial" w:eastAsia="Arial" w:hAnsi="Arial" w:cs="Arial"/>
          <w:color w:val="000000"/>
          <w:sz w:val="20"/>
          <w:szCs w:val="20"/>
        </w:rPr>
        <w:t xml:space="preserve"> 289–338 (The MIT Press, Cambridge, MA, US, 2003).</w:t>
      </w:r>
    </w:p>
    <w:p w14:paraId="000000B7"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15.</w:t>
      </w:r>
      <w:r>
        <w:rPr>
          <w:rFonts w:ascii="Arial" w:eastAsia="Arial" w:hAnsi="Arial" w:cs="Arial"/>
          <w:color w:val="000000"/>
          <w:sz w:val="20"/>
          <w:szCs w:val="20"/>
        </w:rPr>
        <w:tab/>
        <w:t xml:space="preserve">Schwartz, A. B. Movement: How the Brain Communicates with the World. </w:t>
      </w:r>
      <w:r>
        <w:rPr>
          <w:rFonts w:ascii="Arial" w:eastAsia="Arial" w:hAnsi="Arial" w:cs="Arial"/>
          <w:i/>
          <w:iCs/>
          <w:color w:val="000000"/>
          <w:sz w:val="20"/>
          <w:szCs w:val="20"/>
        </w:rPr>
        <w:t>Cell</w:t>
      </w:r>
      <w:r>
        <w:rPr>
          <w:rFonts w:ascii="Arial" w:eastAsia="Arial" w:hAnsi="Arial" w:cs="Arial"/>
          <w:color w:val="000000"/>
          <w:sz w:val="20"/>
          <w:szCs w:val="20"/>
        </w:rPr>
        <w:t xml:space="preserve"> </w:t>
      </w:r>
      <w:r>
        <w:rPr>
          <w:rFonts w:ascii="Arial" w:eastAsia="Arial" w:hAnsi="Arial" w:cs="Arial"/>
          <w:b/>
          <w:bCs/>
          <w:color w:val="000000"/>
          <w:sz w:val="20"/>
          <w:szCs w:val="20"/>
        </w:rPr>
        <w:t>164</w:t>
      </w:r>
      <w:r>
        <w:rPr>
          <w:rFonts w:ascii="Arial" w:eastAsia="Arial" w:hAnsi="Arial" w:cs="Arial"/>
          <w:color w:val="000000"/>
          <w:sz w:val="20"/>
          <w:szCs w:val="20"/>
        </w:rPr>
        <w:t>, 1122–1135 (2016).</w:t>
      </w:r>
    </w:p>
    <w:p w14:paraId="000000B8"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16.</w:t>
      </w:r>
      <w:r>
        <w:rPr>
          <w:rFonts w:ascii="Arial" w:eastAsia="Arial" w:hAnsi="Arial" w:cs="Arial"/>
          <w:color w:val="000000"/>
          <w:sz w:val="20"/>
          <w:szCs w:val="20"/>
        </w:rPr>
        <w:tab/>
        <w:t xml:space="preserve">Hinder, M. R., Tresilian, J. R., Riek, S. &amp; Carson, R. G. The contribution of visual feedback to visuomotor adaptation: How much and when? </w:t>
      </w:r>
      <w:r>
        <w:rPr>
          <w:rFonts w:ascii="Arial" w:eastAsia="Arial" w:hAnsi="Arial" w:cs="Arial"/>
          <w:i/>
          <w:iCs/>
          <w:color w:val="000000"/>
          <w:sz w:val="20"/>
          <w:szCs w:val="20"/>
        </w:rPr>
        <w:t>Brain Res.</w:t>
      </w:r>
      <w:r>
        <w:rPr>
          <w:rFonts w:ascii="Arial" w:eastAsia="Arial" w:hAnsi="Arial" w:cs="Arial"/>
          <w:color w:val="000000"/>
          <w:sz w:val="20"/>
          <w:szCs w:val="20"/>
        </w:rPr>
        <w:t xml:space="preserve"> </w:t>
      </w:r>
      <w:r>
        <w:rPr>
          <w:rFonts w:ascii="Arial" w:eastAsia="Arial" w:hAnsi="Arial" w:cs="Arial"/>
          <w:b/>
          <w:bCs/>
          <w:color w:val="000000"/>
          <w:sz w:val="20"/>
          <w:szCs w:val="20"/>
        </w:rPr>
        <w:t>1197</w:t>
      </w:r>
      <w:r>
        <w:rPr>
          <w:rFonts w:ascii="Arial" w:eastAsia="Arial" w:hAnsi="Arial" w:cs="Arial"/>
          <w:color w:val="000000"/>
          <w:sz w:val="20"/>
          <w:szCs w:val="20"/>
        </w:rPr>
        <w:t>, 123–134 (2008).</w:t>
      </w:r>
    </w:p>
    <w:p w14:paraId="000000B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17.</w:t>
      </w:r>
      <w:r>
        <w:rPr>
          <w:rFonts w:ascii="Arial" w:eastAsia="Arial" w:hAnsi="Arial" w:cs="Arial"/>
          <w:color w:val="000000"/>
          <w:sz w:val="20"/>
          <w:szCs w:val="20"/>
        </w:rPr>
        <w:tab/>
        <w:t xml:space="preserve">Saunders, J. A. &amp; Knill, D. C. Humans use continuous visual feedback from the hand to control fast reaching movements. </w:t>
      </w:r>
      <w:r>
        <w:rPr>
          <w:rFonts w:ascii="Arial" w:eastAsia="Arial" w:hAnsi="Arial" w:cs="Arial"/>
          <w:i/>
          <w:iCs/>
          <w:color w:val="000000"/>
          <w:sz w:val="20"/>
          <w:szCs w:val="20"/>
        </w:rPr>
        <w:t>Exp. Brain Res.</w:t>
      </w:r>
      <w:r>
        <w:rPr>
          <w:rFonts w:ascii="Arial" w:eastAsia="Arial" w:hAnsi="Arial" w:cs="Arial"/>
          <w:color w:val="000000"/>
          <w:sz w:val="20"/>
          <w:szCs w:val="20"/>
        </w:rPr>
        <w:t xml:space="preserve"> </w:t>
      </w:r>
      <w:r>
        <w:rPr>
          <w:rFonts w:ascii="Arial" w:eastAsia="Arial" w:hAnsi="Arial" w:cs="Arial"/>
          <w:b/>
          <w:bCs/>
          <w:color w:val="000000"/>
          <w:sz w:val="20"/>
          <w:szCs w:val="20"/>
        </w:rPr>
        <w:t>152</w:t>
      </w:r>
      <w:r>
        <w:rPr>
          <w:rFonts w:ascii="Arial" w:eastAsia="Arial" w:hAnsi="Arial" w:cs="Arial"/>
          <w:color w:val="000000"/>
          <w:sz w:val="20"/>
          <w:szCs w:val="20"/>
        </w:rPr>
        <w:t>, 341–352 (2003).</w:t>
      </w:r>
    </w:p>
    <w:p w14:paraId="000000B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18.</w:t>
      </w:r>
      <w:r>
        <w:rPr>
          <w:rFonts w:ascii="Arial" w:eastAsia="Arial" w:hAnsi="Arial" w:cs="Arial"/>
          <w:color w:val="000000"/>
          <w:sz w:val="20"/>
          <w:szCs w:val="20"/>
        </w:rPr>
        <w:tab/>
        <w:t xml:space="preserve">Saunders, J. A. &amp; Knill, D. C. Visual Feedback Control of Hand Movements. </w:t>
      </w:r>
      <w:r>
        <w:rPr>
          <w:rFonts w:ascii="Arial" w:eastAsia="Arial" w:hAnsi="Arial" w:cs="Arial"/>
          <w:i/>
          <w:iCs/>
          <w:color w:val="000000"/>
          <w:sz w:val="20"/>
          <w:szCs w:val="20"/>
        </w:rPr>
        <w:t>J. Neurosci.</w:t>
      </w:r>
      <w:r>
        <w:rPr>
          <w:rFonts w:ascii="Arial" w:eastAsia="Arial" w:hAnsi="Arial" w:cs="Arial"/>
          <w:color w:val="000000"/>
          <w:sz w:val="20"/>
          <w:szCs w:val="20"/>
        </w:rPr>
        <w:t xml:space="preserve"> </w:t>
      </w:r>
      <w:r>
        <w:rPr>
          <w:rFonts w:ascii="Arial" w:eastAsia="Arial" w:hAnsi="Arial" w:cs="Arial"/>
          <w:b/>
          <w:bCs/>
          <w:color w:val="000000"/>
          <w:sz w:val="20"/>
          <w:szCs w:val="20"/>
        </w:rPr>
        <w:t>24</w:t>
      </w:r>
      <w:r>
        <w:rPr>
          <w:rFonts w:ascii="Arial" w:eastAsia="Arial" w:hAnsi="Arial" w:cs="Arial"/>
          <w:color w:val="000000"/>
          <w:sz w:val="20"/>
          <w:szCs w:val="20"/>
        </w:rPr>
        <w:t>, 3223–3234 (2004).</w:t>
      </w:r>
    </w:p>
    <w:p w14:paraId="000000B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19.</w:t>
      </w:r>
      <w:r>
        <w:rPr>
          <w:rFonts w:ascii="Arial" w:eastAsia="Arial" w:hAnsi="Arial" w:cs="Arial"/>
          <w:color w:val="000000"/>
          <w:sz w:val="20"/>
          <w:szCs w:val="20"/>
        </w:rPr>
        <w:tab/>
        <w:t xml:space="preserve">Jeka, J. J. &amp; Lackner, J. R. Fingertip contact influences human postural control. </w:t>
      </w:r>
      <w:r>
        <w:rPr>
          <w:rFonts w:ascii="Arial" w:eastAsia="Arial" w:hAnsi="Arial" w:cs="Arial"/>
          <w:i/>
          <w:iCs/>
          <w:color w:val="000000"/>
          <w:sz w:val="20"/>
          <w:szCs w:val="20"/>
        </w:rPr>
        <w:t>Exp. Brain Res.</w:t>
      </w:r>
      <w:r>
        <w:rPr>
          <w:rFonts w:ascii="Arial" w:eastAsia="Arial" w:hAnsi="Arial" w:cs="Arial"/>
          <w:color w:val="000000"/>
          <w:sz w:val="20"/>
          <w:szCs w:val="20"/>
        </w:rPr>
        <w:t xml:space="preserve"> </w:t>
      </w:r>
      <w:r>
        <w:rPr>
          <w:rFonts w:ascii="Arial" w:eastAsia="Arial" w:hAnsi="Arial" w:cs="Arial"/>
          <w:b/>
          <w:bCs/>
          <w:color w:val="000000"/>
          <w:sz w:val="20"/>
          <w:szCs w:val="20"/>
        </w:rPr>
        <w:t>100</w:t>
      </w:r>
      <w:r>
        <w:rPr>
          <w:rFonts w:ascii="Arial" w:eastAsia="Arial" w:hAnsi="Arial" w:cs="Arial"/>
          <w:color w:val="000000"/>
          <w:sz w:val="20"/>
          <w:szCs w:val="20"/>
        </w:rPr>
        <w:t>, 495–502 (1994).</w:t>
      </w:r>
    </w:p>
    <w:p w14:paraId="000000B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20.</w:t>
      </w:r>
      <w:r>
        <w:rPr>
          <w:rFonts w:ascii="Arial" w:eastAsia="Arial" w:hAnsi="Arial" w:cs="Arial"/>
          <w:color w:val="000000"/>
          <w:sz w:val="20"/>
          <w:szCs w:val="20"/>
        </w:rPr>
        <w:tab/>
        <w:t xml:space="preserve">Prochazka, A. Proprioceptive Feedback and Movement Regulation. </w:t>
      </w:r>
      <w:r>
        <w:rPr>
          <w:rFonts w:ascii="Arial" w:eastAsia="Arial" w:hAnsi="Arial" w:cs="Arial"/>
          <w:i/>
          <w:iCs/>
          <w:color w:val="000000"/>
          <w:sz w:val="20"/>
          <w:szCs w:val="20"/>
        </w:rPr>
        <w:t>Compr. Physiol.</w:t>
      </w:r>
      <w:r>
        <w:rPr>
          <w:rFonts w:ascii="Arial" w:eastAsia="Arial" w:hAnsi="Arial" w:cs="Arial"/>
          <w:color w:val="000000"/>
          <w:sz w:val="20"/>
          <w:szCs w:val="20"/>
        </w:rPr>
        <w:t xml:space="preserve"> </w:t>
      </w:r>
      <w:r>
        <w:rPr>
          <w:rFonts w:ascii="Arial" w:eastAsia="Arial" w:hAnsi="Arial" w:cs="Arial"/>
          <w:b/>
          <w:bCs/>
          <w:color w:val="000000"/>
          <w:sz w:val="20"/>
          <w:szCs w:val="20"/>
        </w:rPr>
        <w:t>1995</w:t>
      </w:r>
      <w:r>
        <w:rPr>
          <w:rFonts w:ascii="Arial" w:eastAsia="Arial" w:hAnsi="Arial" w:cs="Arial"/>
          <w:color w:val="000000"/>
          <w:sz w:val="20"/>
          <w:szCs w:val="20"/>
        </w:rPr>
        <w:t>, 89–127 (1995).</w:t>
      </w:r>
    </w:p>
    <w:p w14:paraId="000000B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21.</w:t>
      </w:r>
      <w:r>
        <w:rPr>
          <w:rFonts w:ascii="Arial" w:eastAsia="Arial" w:hAnsi="Arial" w:cs="Arial"/>
          <w:color w:val="000000"/>
          <w:sz w:val="20"/>
          <w:szCs w:val="20"/>
        </w:rPr>
        <w:tab/>
        <w:t xml:space="preserve">Feldman, A. G. Once more on the equilibrium-point hypothesis (lambda model) for motor control. </w:t>
      </w:r>
      <w:r>
        <w:rPr>
          <w:rFonts w:ascii="Arial" w:eastAsia="Arial" w:hAnsi="Arial" w:cs="Arial"/>
          <w:i/>
          <w:iCs/>
          <w:color w:val="000000"/>
          <w:sz w:val="20"/>
          <w:szCs w:val="20"/>
        </w:rPr>
        <w:t>J. Mot. Behav.</w:t>
      </w:r>
      <w:r>
        <w:rPr>
          <w:rFonts w:ascii="Arial" w:eastAsia="Arial" w:hAnsi="Arial" w:cs="Arial"/>
          <w:color w:val="000000"/>
          <w:sz w:val="20"/>
          <w:szCs w:val="20"/>
        </w:rPr>
        <w:t xml:space="preserve"> </w:t>
      </w:r>
      <w:r>
        <w:rPr>
          <w:rFonts w:ascii="Arial" w:eastAsia="Arial" w:hAnsi="Arial" w:cs="Arial"/>
          <w:b/>
          <w:bCs/>
          <w:color w:val="000000"/>
          <w:sz w:val="20"/>
          <w:szCs w:val="20"/>
        </w:rPr>
        <w:t>18</w:t>
      </w:r>
      <w:r>
        <w:rPr>
          <w:rFonts w:ascii="Arial" w:eastAsia="Arial" w:hAnsi="Arial" w:cs="Arial"/>
          <w:color w:val="000000"/>
          <w:sz w:val="20"/>
          <w:szCs w:val="20"/>
        </w:rPr>
        <w:t>, 17–54 (1986).</w:t>
      </w:r>
    </w:p>
    <w:p w14:paraId="000000B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22.</w:t>
      </w:r>
      <w:r>
        <w:rPr>
          <w:rFonts w:ascii="Arial" w:eastAsia="Arial" w:hAnsi="Arial" w:cs="Arial"/>
          <w:color w:val="000000"/>
          <w:sz w:val="20"/>
          <w:szCs w:val="20"/>
        </w:rPr>
        <w:tab/>
        <w:t xml:space="preserve">Scott, S. H., Cluff, T., Lowrey, C. R. &amp; Takei, T. Feedback control during voluntary motor actions. </w:t>
      </w:r>
      <w:r>
        <w:rPr>
          <w:rFonts w:ascii="Arial" w:eastAsia="Arial" w:hAnsi="Arial" w:cs="Arial"/>
          <w:i/>
          <w:iCs/>
          <w:color w:val="000000"/>
          <w:sz w:val="20"/>
          <w:szCs w:val="20"/>
        </w:rPr>
        <w:t>Curr. Opin. Neurobiol.</w:t>
      </w:r>
      <w:r>
        <w:rPr>
          <w:rFonts w:ascii="Arial" w:eastAsia="Arial" w:hAnsi="Arial" w:cs="Arial"/>
          <w:color w:val="000000"/>
          <w:sz w:val="20"/>
          <w:szCs w:val="20"/>
        </w:rPr>
        <w:t xml:space="preserve"> </w:t>
      </w:r>
      <w:r>
        <w:rPr>
          <w:rFonts w:ascii="Arial" w:eastAsia="Arial" w:hAnsi="Arial" w:cs="Arial"/>
          <w:b/>
          <w:bCs/>
          <w:color w:val="000000"/>
          <w:sz w:val="20"/>
          <w:szCs w:val="20"/>
        </w:rPr>
        <w:t>33</w:t>
      </w:r>
      <w:r>
        <w:rPr>
          <w:rFonts w:ascii="Arial" w:eastAsia="Arial" w:hAnsi="Arial" w:cs="Arial"/>
          <w:color w:val="000000"/>
          <w:sz w:val="20"/>
          <w:szCs w:val="20"/>
        </w:rPr>
        <w:t>, 85–94 (2015).</w:t>
      </w:r>
    </w:p>
    <w:p w14:paraId="000000B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23.</w:t>
      </w:r>
      <w:r>
        <w:rPr>
          <w:rFonts w:ascii="Arial" w:eastAsia="Arial" w:hAnsi="Arial" w:cs="Arial"/>
          <w:color w:val="000000"/>
          <w:sz w:val="20"/>
          <w:szCs w:val="20"/>
        </w:rPr>
        <w:tab/>
        <w:t xml:space="preserve">Nijhawan, R. &amp; Wu, S. Compensating time delays with neural predictions: are predictions sensory or motor? </w:t>
      </w:r>
      <w:r>
        <w:rPr>
          <w:rFonts w:ascii="Arial" w:eastAsia="Arial" w:hAnsi="Arial" w:cs="Arial"/>
          <w:i/>
          <w:iCs/>
          <w:color w:val="000000"/>
          <w:sz w:val="20"/>
          <w:szCs w:val="20"/>
        </w:rPr>
        <w:t>Philos. Trans. R. Soc. Math. Phys. Eng. Sci.</w:t>
      </w:r>
      <w:r>
        <w:rPr>
          <w:rFonts w:ascii="Arial" w:eastAsia="Arial" w:hAnsi="Arial" w:cs="Arial"/>
          <w:color w:val="000000"/>
          <w:sz w:val="20"/>
          <w:szCs w:val="20"/>
        </w:rPr>
        <w:t xml:space="preserve"> </w:t>
      </w:r>
      <w:r>
        <w:rPr>
          <w:rFonts w:ascii="Arial" w:eastAsia="Arial" w:hAnsi="Arial" w:cs="Arial"/>
          <w:b/>
          <w:bCs/>
          <w:color w:val="000000"/>
          <w:sz w:val="20"/>
          <w:szCs w:val="20"/>
        </w:rPr>
        <w:t>367</w:t>
      </w:r>
      <w:r>
        <w:rPr>
          <w:rFonts w:ascii="Arial" w:eastAsia="Arial" w:hAnsi="Arial" w:cs="Arial"/>
          <w:color w:val="000000"/>
          <w:sz w:val="20"/>
          <w:szCs w:val="20"/>
        </w:rPr>
        <w:t>, 1063–1078 (2009).</w:t>
      </w:r>
    </w:p>
    <w:p w14:paraId="000000C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24.</w:t>
      </w:r>
      <w:r>
        <w:rPr>
          <w:rFonts w:ascii="Arial" w:eastAsia="Arial" w:hAnsi="Arial" w:cs="Arial"/>
          <w:color w:val="000000"/>
          <w:sz w:val="20"/>
          <w:szCs w:val="20"/>
        </w:rPr>
        <w:tab/>
        <w:t xml:space="preserve">Desmurget, M. &amp; Grafton, S. Forward modeling allows feedback control for fast reaching movements. </w:t>
      </w:r>
      <w:r>
        <w:rPr>
          <w:rFonts w:ascii="Arial" w:eastAsia="Arial" w:hAnsi="Arial" w:cs="Arial"/>
          <w:i/>
          <w:iCs/>
          <w:color w:val="000000"/>
          <w:sz w:val="20"/>
          <w:szCs w:val="20"/>
        </w:rPr>
        <w:t>Trends Cogn. Sci.</w:t>
      </w:r>
      <w:r>
        <w:rPr>
          <w:rFonts w:ascii="Arial" w:eastAsia="Arial" w:hAnsi="Arial" w:cs="Arial"/>
          <w:color w:val="000000"/>
          <w:sz w:val="20"/>
          <w:szCs w:val="20"/>
        </w:rPr>
        <w:t xml:space="preserve"> </w:t>
      </w:r>
      <w:r>
        <w:rPr>
          <w:rFonts w:ascii="Arial" w:eastAsia="Arial" w:hAnsi="Arial" w:cs="Arial"/>
          <w:b/>
          <w:bCs/>
          <w:color w:val="000000"/>
          <w:sz w:val="20"/>
          <w:szCs w:val="20"/>
        </w:rPr>
        <w:t>4</w:t>
      </w:r>
      <w:r>
        <w:rPr>
          <w:rFonts w:ascii="Arial" w:eastAsia="Arial" w:hAnsi="Arial" w:cs="Arial"/>
          <w:color w:val="000000"/>
          <w:sz w:val="20"/>
          <w:szCs w:val="20"/>
        </w:rPr>
        <w:t>, 423–431 (2000).</w:t>
      </w:r>
    </w:p>
    <w:p w14:paraId="000000C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25.</w:t>
      </w:r>
      <w:r>
        <w:rPr>
          <w:rFonts w:ascii="Arial" w:eastAsia="Arial" w:hAnsi="Arial" w:cs="Arial"/>
          <w:color w:val="000000"/>
          <w:sz w:val="20"/>
          <w:szCs w:val="20"/>
        </w:rPr>
        <w:tab/>
        <w:t xml:space="preserve">Seidler, R. D., Noll, D. C. &amp; Thiers, G. Feedforward and feedback processes in motor control. </w:t>
      </w:r>
      <w:r>
        <w:rPr>
          <w:rFonts w:ascii="Arial" w:eastAsia="Arial" w:hAnsi="Arial" w:cs="Arial"/>
          <w:i/>
          <w:iCs/>
          <w:color w:val="000000"/>
          <w:sz w:val="20"/>
          <w:szCs w:val="20"/>
        </w:rPr>
        <w:t>NeuroImage</w:t>
      </w:r>
      <w:r>
        <w:rPr>
          <w:rFonts w:ascii="Arial" w:eastAsia="Arial" w:hAnsi="Arial" w:cs="Arial"/>
          <w:color w:val="000000"/>
          <w:sz w:val="20"/>
          <w:szCs w:val="20"/>
        </w:rPr>
        <w:t xml:space="preserve"> </w:t>
      </w:r>
      <w:r>
        <w:rPr>
          <w:rFonts w:ascii="Arial" w:eastAsia="Arial" w:hAnsi="Arial" w:cs="Arial"/>
          <w:b/>
          <w:bCs/>
          <w:color w:val="000000"/>
          <w:sz w:val="20"/>
          <w:szCs w:val="20"/>
        </w:rPr>
        <w:t>22</w:t>
      </w:r>
      <w:r>
        <w:rPr>
          <w:rFonts w:ascii="Arial" w:eastAsia="Arial" w:hAnsi="Arial" w:cs="Arial"/>
          <w:color w:val="000000"/>
          <w:sz w:val="20"/>
          <w:szCs w:val="20"/>
        </w:rPr>
        <w:t>, 1775–1783 (2004).</w:t>
      </w:r>
    </w:p>
    <w:p w14:paraId="000000C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26.</w:t>
      </w:r>
      <w:r>
        <w:rPr>
          <w:rFonts w:ascii="Arial" w:eastAsia="Arial" w:hAnsi="Arial" w:cs="Arial"/>
          <w:color w:val="000000"/>
          <w:sz w:val="20"/>
          <w:szCs w:val="20"/>
        </w:rPr>
        <w:tab/>
        <w:t xml:space="preserve">Shadmehr, R., Smith, M. A. &amp; Krakauer, J. W. Error Correction, Sensory Prediction, and Adaptation in Motor Control. </w:t>
      </w:r>
      <w:r>
        <w:rPr>
          <w:rFonts w:ascii="Arial" w:eastAsia="Arial" w:hAnsi="Arial" w:cs="Arial"/>
          <w:i/>
          <w:iCs/>
          <w:color w:val="000000"/>
          <w:sz w:val="20"/>
          <w:szCs w:val="20"/>
        </w:rPr>
        <w:t>Annu. Rev. Neurosci.</w:t>
      </w:r>
      <w:r>
        <w:rPr>
          <w:rFonts w:ascii="Arial" w:eastAsia="Arial" w:hAnsi="Arial" w:cs="Arial"/>
          <w:color w:val="000000"/>
          <w:sz w:val="20"/>
          <w:szCs w:val="20"/>
        </w:rPr>
        <w:t xml:space="preserve"> </w:t>
      </w:r>
      <w:r>
        <w:rPr>
          <w:rFonts w:ascii="Arial" w:eastAsia="Arial" w:hAnsi="Arial" w:cs="Arial"/>
          <w:b/>
          <w:bCs/>
          <w:color w:val="000000"/>
          <w:sz w:val="20"/>
          <w:szCs w:val="20"/>
        </w:rPr>
        <w:t>33</w:t>
      </w:r>
      <w:r>
        <w:rPr>
          <w:rFonts w:ascii="Arial" w:eastAsia="Arial" w:hAnsi="Arial" w:cs="Arial"/>
          <w:color w:val="000000"/>
          <w:sz w:val="20"/>
          <w:szCs w:val="20"/>
        </w:rPr>
        <w:t>, 89–108 (2010).</w:t>
      </w:r>
    </w:p>
    <w:p w14:paraId="000000C3"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27.</w:t>
      </w:r>
      <w:r>
        <w:rPr>
          <w:rFonts w:ascii="Arial" w:eastAsia="Arial" w:hAnsi="Arial" w:cs="Arial"/>
          <w:color w:val="000000"/>
          <w:sz w:val="20"/>
          <w:szCs w:val="20"/>
        </w:rPr>
        <w:tab/>
        <w:t xml:space="preserve">Diedrichsen, J., Shadmehr, R. &amp; Ivry, R. B. The coordination of movement: optimal feedback control and beyond. </w:t>
      </w:r>
      <w:r>
        <w:rPr>
          <w:rFonts w:ascii="Arial" w:eastAsia="Arial" w:hAnsi="Arial" w:cs="Arial"/>
          <w:i/>
          <w:iCs/>
          <w:color w:val="000000"/>
          <w:sz w:val="20"/>
          <w:szCs w:val="20"/>
        </w:rPr>
        <w:t>Trends Cogn. Sci.</w:t>
      </w:r>
      <w:r>
        <w:rPr>
          <w:rFonts w:ascii="Arial" w:eastAsia="Arial" w:hAnsi="Arial" w:cs="Arial"/>
          <w:color w:val="000000"/>
          <w:sz w:val="20"/>
          <w:szCs w:val="20"/>
        </w:rPr>
        <w:t xml:space="preserve"> </w:t>
      </w:r>
      <w:r>
        <w:rPr>
          <w:rFonts w:ascii="Arial" w:eastAsia="Arial" w:hAnsi="Arial" w:cs="Arial"/>
          <w:b/>
          <w:bCs/>
          <w:color w:val="000000"/>
          <w:sz w:val="20"/>
          <w:szCs w:val="20"/>
        </w:rPr>
        <w:t>14</w:t>
      </w:r>
      <w:r>
        <w:rPr>
          <w:rFonts w:ascii="Arial" w:eastAsia="Arial" w:hAnsi="Arial" w:cs="Arial"/>
          <w:color w:val="000000"/>
          <w:sz w:val="20"/>
          <w:szCs w:val="20"/>
        </w:rPr>
        <w:t>, 31–39 (2010).</w:t>
      </w:r>
    </w:p>
    <w:p w14:paraId="000000C4"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28.</w:t>
      </w:r>
      <w:r>
        <w:rPr>
          <w:rFonts w:ascii="Arial" w:eastAsia="Arial" w:hAnsi="Arial" w:cs="Arial"/>
          <w:color w:val="000000"/>
          <w:sz w:val="20"/>
          <w:szCs w:val="20"/>
        </w:rPr>
        <w:tab/>
        <w:t xml:space="preserve">Todorov, E. &amp; Jordan, M. I. Optimal feedback control as a theory of motor coordination. </w:t>
      </w:r>
      <w:r>
        <w:rPr>
          <w:rFonts w:ascii="Arial" w:eastAsia="Arial" w:hAnsi="Arial" w:cs="Arial"/>
          <w:i/>
          <w:iCs/>
          <w:color w:val="000000"/>
          <w:sz w:val="20"/>
          <w:szCs w:val="20"/>
        </w:rPr>
        <w:t>Nat. Neurosci.</w:t>
      </w:r>
      <w:r>
        <w:rPr>
          <w:rFonts w:ascii="Arial" w:eastAsia="Arial" w:hAnsi="Arial" w:cs="Arial"/>
          <w:color w:val="000000"/>
          <w:sz w:val="20"/>
          <w:szCs w:val="20"/>
        </w:rPr>
        <w:t xml:space="preserve"> </w:t>
      </w:r>
      <w:r>
        <w:rPr>
          <w:rFonts w:ascii="Arial" w:eastAsia="Arial" w:hAnsi="Arial" w:cs="Arial"/>
          <w:b/>
          <w:bCs/>
          <w:color w:val="000000"/>
          <w:sz w:val="20"/>
          <w:szCs w:val="20"/>
        </w:rPr>
        <w:t>5</w:t>
      </w:r>
      <w:r>
        <w:rPr>
          <w:rFonts w:ascii="Arial" w:eastAsia="Arial" w:hAnsi="Arial" w:cs="Arial"/>
          <w:color w:val="000000"/>
          <w:sz w:val="20"/>
          <w:szCs w:val="20"/>
        </w:rPr>
        <w:t>, 1226–1235 (2002).</w:t>
      </w:r>
    </w:p>
    <w:p w14:paraId="000000C5"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29.</w:t>
      </w:r>
      <w:r>
        <w:rPr>
          <w:rFonts w:ascii="Arial" w:eastAsia="Arial" w:hAnsi="Arial" w:cs="Arial"/>
          <w:color w:val="000000"/>
          <w:sz w:val="20"/>
          <w:szCs w:val="20"/>
        </w:rPr>
        <w:tab/>
        <w:t xml:space="preserve">Kawato, M. &amp; Wolpert, D. Internal Models for Motor Control. in </w:t>
      </w:r>
      <w:r>
        <w:rPr>
          <w:rFonts w:ascii="Arial" w:eastAsia="Arial" w:hAnsi="Arial" w:cs="Arial"/>
          <w:i/>
          <w:iCs/>
          <w:color w:val="000000"/>
          <w:sz w:val="20"/>
          <w:szCs w:val="20"/>
        </w:rPr>
        <w:t>Novartis Foundation Symposium 218 - Sensory Guidance of Movement</w:t>
      </w:r>
      <w:r>
        <w:rPr>
          <w:rFonts w:ascii="Arial" w:eastAsia="Arial" w:hAnsi="Arial" w:cs="Arial"/>
          <w:color w:val="000000"/>
          <w:sz w:val="20"/>
          <w:szCs w:val="20"/>
        </w:rPr>
        <w:t xml:space="preserve"> 291–307 (John Wiley &amp; Sons, Ltd). doi:10.1002/9780470515563.ch16.</w:t>
      </w:r>
    </w:p>
    <w:p w14:paraId="000000C6"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30.</w:t>
      </w:r>
      <w:r>
        <w:rPr>
          <w:rFonts w:ascii="Arial" w:eastAsia="Arial" w:hAnsi="Arial" w:cs="Arial"/>
          <w:color w:val="000000"/>
          <w:sz w:val="20"/>
          <w:szCs w:val="20"/>
        </w:rPr>
        <w:tab/>
        <w:t xml:space="preserve">Kawato, M. Internal models for motor control and trajectory planning. </w:t>
      </w:r>
      <w:r>
        <w:rPr>
          <w:rFonts w:ascii="Arial" w:eastAsia="Arial" w:hAnsi="Arial" w:cs="Arial"/>
          <w:i/>
          <w:iCs/>
          <w:color w:val="000000"/>
          <w:sz w:val="20"/>
          <w:szCs w:val="20"/>
        </w:rPr>
        <w:t>Curr. Opin. Neurobiol.</w:t>
      </w:r>
      <w:r>
        <w:rPr>
          <w:rFonts w:ascii="Arial" w:eastAsia="Arial" w:hAnsi="Arial" w:cs="Arial"/>
          <w:color w:val="000000"/>
          <w:sz w:val="20"/>
          <w:szCs w:val="20"/>
        </w:rPr>
        <w:t xml:space="preserve"> </w:t>
      </w:r>
      <w:r>
        <w:rPr>
          <w:rFonts w:ascii="Arial" w:eastAsia="Arial" w:hAnsi="Arial" w:cs="Arial"/>
          <w:b/>
          <w:bCs/>
          <w:color w:val="000000"/>
          <w:sz w:val="20"/>
          <w:szCs w:val="20"/>
        </w:rPr>
        <w:t>9</w:t>
      </w:r>
      <w:r>
        <w:rPr>
          <w:rFonts w:ascii="Arial" w:eastAsia="Arial" w:hAnsi="Arial" w:cs="Arial"/>
          <w:color w:val="000000"/>
          <w:sz w:val="20"/>
          <w:szCs w:val="20"/>
        </w:rPr>
        <w:t>, 718–727 (1999).</w:t>
      </w:r>
    </w:p>
    <w:p w14:paraId="000000C7"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31.</w:t>
      </w:r>
      <w:r>
        <w:rPr>
          <w:rFonts w:ascii="Arial" w:eastAsia="Arial" w:hAnsi="Arial" w:cs="Arial"/>
          <w:color w:val="000000"/>
          <w:sz w:val="20"/>
          <w:szCs w:val="20"/>
        </w:rPr>
        <w:tab/>
        <w:t xml:space="preserve">Wolpert, D. M. &amp; Kawato, M. Multiple paired forward and inverse models for motor control. </w:t>
      </w:r>
      <w:r>
        <w:rPr>
          <w:rFonts w:ascii="Arial" w:eastAsia="Arial" w:hAnsi="Arial" w:cs="Arial"/>
          <w:i/>
          <w:iCs/>
          <w:color w:val="000000"/>
          <w:sz w:val="20"/>
          <w:szCs w:val="20"/>
        </w:rPr>
        <w:t>Neural Netw.</w:t>
      </w:r>
      <w:r>
        <w:rPr>
          <w:rFonts w:ascii="Arial" w:eastAsia="Arial" w:hAnsi="Arial" w:cs="Arial"/>
          <w:color w:val="000000"/>
          <w:sz w:val="20"/>
          <w:szCs w:val="20"/>
        </w:rPr>
        <w:t xml:space="preserve"> </w:t>
      </w:r>
      <w:r>
        <w:rPr>
          <w:rFonts w:ascii="Arial" w:eastAsia="Arial" w:hAnsi="Arial" w:cs="Arial"/>
          <w:b/>
          <w:bCs/>
          <w:color w:val="000000"/>
          <w:sz w:val="20"/>
          <w:szCs w:val="20"/>
        </w:rPr>
        <w:t>11</w:t>
      </w:r>
      <w:r>
        <w:rPr>
          <w:rFonts w:ascii="Arial" w:eastAsia="Arial" w:hAnsi="Arial" w:cs="Arial"/>
          <w:color w:val="000000"/>
          <w:sz w:val="20"/>
          <w:szCs w:val="20"/>
        </w:rPr>
        <w:t>, 1317–1329 (1998).</w:t>
      </w:r>
    </w:p>
    <w:p w14:paraId="000000C8"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32.</w:t>
      </w:r>
      <w:r>
        <w:rPr>
          <w:rFonts w:ascii="Arial" w:eastAsia="Arial" w:hAnsi="Arial" w:cs="Arial"/>
          <w:color w:val="000000"/>
          <w:sz w:val="20"/>
          <w:szCs w:val="20"/>
        </w:rPr>
        <w:tab/>
        <w:t xml:space="preserve">Blakemore, S. J., Wolpert, D. M. &amp; Frith, C. D. Central cancellation of self-produced tickle sensation. </w:t>
      </w:r>
      <w:r>
        <w:rPr>
          <w:rFonts w:ascii="Arial" w:eastAsia="Arial" w:hAnsi="Arial" w:cs="Arial"/>
          <w:i/>
          <w:iCs/>
          <w:color w:val="000000"/>
          <w:sz w:val="20"/>
          <w:szCs w:val="20"/>
        </w:rPr>
        <w:t>Nat. Neurosci.</w:t>
      </w:r>
      <w:r>
        <w:rPr>
          <w:rFonts w:ascii="Arial" w:eastAsia="Arial" w:hAnsi="Arial" w:cs="Arial"/>
          <w:color w:val="000000"/>
          <w:sz w:val="20"/>
          <w:szCs w:val="20"/>
        </w:rPr>
        <w:t xml:space="preserve"> </w:t>
      </w:r>
      <w:r>
        <w:rPr>
          <w:rFonts w:ascii="Arial" w:eastAsia="Arial" w:hAnsi="Arial" w:cs="Arial"/>
          <w:b/>
          <w:bCs/>
          <w:color w:val="000000"/>
          <w:sz w:val="20"/>
          <w:szCs w:val="20"/>
        </w:rPr>
        <w:t>1</w:t>
      </w:r>
      <w:r>
        <w:rPr>
          <w:rFonts w:ascii="Arial" w:eastAsia="Arial" w:hAnsi="Arial" w:cs="Arial"/>
          <w:color w:val="000000"/>
          <w:sz w:val="20"/>
          <w:szCs w:val="20"/>
        </w:rPr>
        <w:t>, 635–640 (1998).</w:t>
      </w:r>
    </w:p>
    <w:p w14:paraId="000000C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33.</w:t>
      </w:r>
      <w:r>
        <w:rPr>
          <w:rFonts w:ascii="Arial" w:eastAsia="Arial" w:hAnsi="Arial" w:cs="Arial"/>
          <w:color w:val="000000"/>
          <w:sz w:val="20"/>
          <w:szCs w:val="20"/>
        </w:rPr>
        <w:tab/>
        <w:t xml:space="preserve">Shadmehr, R., Brashers-Krug, T. &amp; Mussa-Ivaldi, F. Interference in Learning Internal Models of Inverse Dynamics in Humans. in </w:t>
      </w:r>
      <w:r>
        <w:rPr>
          <w:rFonts w:ascii="Arial" w:eastAsia="Arial" w:hAnsi="Arial" w:cs="Arial"/>
          <w:i/>
          <w:iCs/>
          <w:color w:val="000000"/>
          <w:sz w:val="20"/>
          <w:szCs w:val="20"/>
        </w:rPr>
        <w:t>Advances in Neural Information Processing Systems</w:t>
      </w:r>
      <w:r>
        <w:rPr>
          <w:rFonts w:ascii="Arial" w:eastAsia="Arial" w:hAnsi="Arial" w:cs="Arial"/>
          <w:color w:val="000000"/>
          <w:sz w:val="20"/>
          <w:szCs w:val="20"/>
        </w:rPr>
        <w:t xml:space="preserve"> vol. 7 (MIT Press, 1994).</w:t>
      </w:r>
    </w:p>
    <w:p w14:paraId="000000C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34.</w:t>
      </w:r>
      <w:r>
        <w:rPr>
          <w:rFonts w:ascii="Arial" w:eastAsia="Arial" w:hAnsi="Arial" w:cs="Arial"/>
          <w:color w:val="000000"/>
          <w:sz w:val="20"/>
          <w:szCs w:val="20"/>
        </w:rPr>
        <w:tab/>
        <w:t xml:space="preserve">Shidara, M., Kawano, K., Gomi, H. &amp; Kawato, M. Inverse-dynamics model eye movement control by Purkinje cells in the cerebellum. </w:t>
      </w:r>
      <w:r>
        <w:rPr>
          <w:rFonts w:ascii="Arial" w:eastAsia="Arial" w:hAnsi="Arial" w:cs="Arial"/>
          <w:i/>
          <w:iCs/>
          <w:color w:val="000000"/>
          <w:sz w:val="20"/>
          <w:szCs w:val="20"/>
        </w:rPr>
        <w:t>Nature</w:t>
      </w:r>
      <w:r>
        <w:rPr>
          <w:rFonts w:ascii="Arial" w:eastAsia="Arial" w:hAnsi="Arial" w:cs="Arial"/>
          <w:color w:val="000000"/>
          <w:sz w:val="20"/>
          <w:szCs w:val="20"/>
        </w:rPr>
        <w:t xml:space="preserve"> </w:t>
      </w:r>
      <w:r>
        <w:rPr>
          <w:rFonts w:ascii="Arial" w:eastAsia="Arial" w:hAnsi="Arial" w:cs="Arial"/>
          <w:b/>
          <w:bCs/>
          <w:color w:val="000000"/>
          <w:sz w:val="20"/>
          <w:szCs w:val="20"/>
        </w:rPr>
        <w:t>365</w:t>
      </w:r>
      <w:r>
        <w:rPr>
          <w:rFonts w:ascii="Arial" w:eastAsia="Arial" w:hAnsi="Arial" w:cs="Arial"/>
          <w:color w:val="000000"/>
          <w:sz w:val="20"/>
          <w:szCs w:val="20"/>
        </w:rPr>
        <w:t>, 50–52 (1993).</w:t>
      </w:r>
    </w:p>
    <w:p w14:paraId="000000C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35.</w:t>
      </w:r>
      <w:r>
        <w:rPr>
          <w:rFonts w:ascii="Arial" w:eastAsia="Arial" w:hAnsi="Arial" w:cs="Arial"/>
          <w:color w:val="000000"/>
          <w:sz w:val="20"/>
          <w:szCs w:val="20"/>
        </w:rPr>
        <w:tab/>
        <w:t xml:space="preserve">Schweighofer, N., Arbib, M. A. &amp; Kawato, M. Role of the cerebellum in reaching movements in humans. I. Distributed inverse dynamics control. </w:t>
      </w:r>
      <w:r>
        <w:rPr>
          <w:rFonts w:ascii="Arial" w:eastAsia="Arial" w:hAnsi="Arial" w:cs="Arial"/>
          <w:i/>
          <w:iCs/>
          <w:color w:val="000000"/>
          <w:sz w:val="20"/>
          <w:szCs w:val="20"/>
        </w:rPr>
        <w:t>Eur. J. Neurosci.</w:t>
      </w:r>
      <w:r>
        <w:rPr>
          <w:rFonts w:ascii="Arial" w:eastAsia="Arial" w:hAnsi="Arial" w:cs="Arial"/>
          <w:color w:val="000000"/>
          <w:sz w:val="20"/>
          <w:szCs w:val="20"/>
        </w:rPr>
        <w:t xml:space="preserve"> </w:t>
      </w:r>
      <w:r>
        <w:rPr>
          <w:rFonts w:ascii="Arial" w:eastAsia="Arial" w:hAnsi="Arial" w:cs="Arial"/>
          <w:b/>
          <w:bCs/>
          <w:color w:val="000000"/>
          <w:sz w:val="20"/>
          <w:szCs w:val="20"/>
        </w:rPr>
        <w:t>10</w:t>
      </w:r>
      <w:r>
        <w:rPr>
          <w:rFonts w:ascii="Arial" w:eastAsia="Arial" w:hAnsi="Arial" w:cs="Arial"/>
          <w:color w:val="000000"/>
          <w:sz w:val="20"/>
          <w:szCs w:val="20"/>
        </w:rPr>
        <w:t>, 86–94 (1998).</w:t>
      </w:r>
    </w:p>
    <w:p w14:paraId="000000C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36.</w:t>
      </w:r>
      <w:r>
        <w:rPr>
          <w:rFonts w:ascii="Arial" w:eastAsia="Arial" w:hAnsi="Arial" w:cs="Arial"/>
          <w:color w:val="000000"/>
          <w:sz w:val="20"/>
          <w:szCs w:val="20"/>
        </w:rPr>
        <w:tab/>
        <w:t xml:space="preserve">Lisberger, S. G. Internal models of eye movement in the floccular complex of the monkey cerebellum. </w:t>
      </w:r>
      <w:r>
        <w:rPr>
          <w:rFonts w:ascii="Arial" w:eastAsia="Arial" w:hAnsi="Arial" w:cs="Arial"/>
          <w:i/>
          <w:iCs/>
          <w:color w:val="000000"/>
          <w:sz w:val="20"/>
          <w:szCs w:val="20"/>
        </w:rPr>
        <w:t>Neuroscience</w:t>
      </w:r>
      <w:r>
        <w:rPr>
          <w:rFonts w:ascii="Arial" w:eastAsia="Arial" w:hAnsi="Arial" w:cs="Arial"/>
          <w:color w:val="000000"/>
          <w:sz w:val="20"/>
          <w:szCs w:val="20"/>
        </w:rPr>
        <w:t xml:space="preserve"> </w:t>
      </w:r>
      <w:r>
        <w:rPr>
          <w:rFonts w:ascii="Arial" w:eastAsia="Arial" w:hAnsi="Arial" w:cs="Arial"/>
          <w:b/>
          <w:bCs/>
          <w:color w:val="000000"/>
          <w:sz w:val="20"/>
          <w:szCs w:val="20"/>
        </w:rPr>
        <w:t>162</w:t>
      </w:r>
      <w:r>
        <w:rPr>
          <w:rFonts w:ascii="Arial" w:eastAsia="Arial" w:hAnsi="Arial" w:cs="Arial"/>
          <w:color w:val="000000"/>
          <w:sz w:val="20"/>
          <w:szCs w:val="20"/>
        </w:rPr>
        <w:t>, 763–776 (2009).</w:t>
      </w:r>
    </w:p>
    <w:p w14:paraId="000000C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37.</w:t>
      </w:r>
      <w:r>
        <w:rPr>
          <w:rFonts w:ascii="Arial" w:eastAsia="Arial" w:hAnsi="Arial" w:cs="Arial"/>
          <w:color w:val="000000"/>
          <w:sz w:val="20"/>
          <w:szCs w:val="20"/>
        </w:rPr>
        <w:tab/>
        <w:t xml:space="preserve">Kawato, M., Ohmae, S., Hoang, H. &amp; Sanger, T. 50 Years Since the Marr, Ito, and Albus Models of the Cerebellum. </w:t>
      </w:r>
      <w:r>
        <w:rPr>
          <w:rFonts w:ascii="Arial" w:eastAsia="Arial" w:hAnsi="Arial" w:cs="Arial"/>
          <w:i/>
          <w:iCs/>
          <w:color w:val="000000"/>
          <w:sz w:val="20"/>
          <w:szCs w:val="20"/>
        </w:rPr>
        <w:t>Neuroscience</w:t>
      </w:r>
      <w:r>
        <w:rPr>
          <w:rFonts w:ascii="Arial" w:eastAsia="Arial" w:hAnsi="Arial" w:cs="Arial"/>
          <w:color w:val="000000"/>
          <w:sz w:val="20"/>
          <w:szCs w:val="20"/>
        </w:rPr>
        <w:t xml:space="preserve"> </w:t>
      </w:r>
      <w:r>
        <w:rPr>
          <w:rFonts w:ascii="Arial" w:eastAsia="Arial" w:hAnsi="Arial" w:cs="Arial"/>
          <w:b/>
          <w:bCs/>
          <w:color w:val="000000"/>
          <w:sz w:val="20"/>
          <w:szCs w:val="20"/>
        </w:rPr>
        <w:t>462</w:t>
      </w:r>
      <w:r>
        <w:rPr>
          <w:rFonts w:ascii="Arial" w:eastAsia="Arial" w:hAnsi="Arial" w:cs="Arial"/>
          <w:color w:val="000000"/>
          <w:sz w:val="20"/>
          <w:szCs w:val="20"/>
        </w:rPr>
        <w:t>, 151–174 (2021).</w:t>
      </w:r>
    </w:p>
    <w:p w14:paraId="000000C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38.</w:t>
      </w:r>
      <w:r>
        <w:rPr>
          <w:rFonts w:ascii="Arial" w:eastAsia="Arial" w:hAnsi="Arial" w:cs="Arial"/>
          <w:color w:val="000000"/>
          <w:sz w:val="20"/>
          <w:szCs w:val="20"/>
        </w:rPr>
        <w:tab/>
        <w:t xml:space="preserve">Honda, T. </w:t>
      </w:r>
      <w:r>
        <w:rPr>
          <w:rFonts w:ascii="Arial" w:eastAsia="Arial" w:hAnsi="Arial" w:cs="Arial"/>
          <w:i/>
          <w:iCs/>
          <w:color w:val="000000"/>
          <w:sz w:val="20"/>
          <w:szCs w:val="20"/>
        </w:rPr>
        <w:t>et al.</w:t>
      </w:r>
      <w:r>
        <w:rPr>
          <w:rFonts w:ascii="Arial" w:eastAsia="Arial" w:hAnsi="Arial" w:cs="Arial"/>
          <w:color w:val="000000"/>
          <w:sz w:val="20"/>
          <w:szCs w:val="20"/>
        </w:rPr>
        <w:t xml:space="preserve"> Tandem internal models execute motor learning in the cerebellum. </w:t>
      </w:r>
      <w:r>
        <w:rPr>
          <w:rFonts w:ascii="Arial" w:eastAsia="Arial" w:hAnsi="Arial" w:cs="Arial"/>
          <w:i/>
          <w:iCs/>
          <w:color w:val="000000"/>
          <w:sz w:val="20"/>
          <w:szCs w:val="20"/>
        </w:rPr>
        <w:t>Proc. Natl. Acad. Sci.</w:t>
      </w:r>
      <w:r>
        <w:rPr>
          <w:rFonts w:ascii="Arial" w:eastAsia="Arial" w:hAnsi="Arial" w:cs="Arial"/>
          <w:color w:val="000000"/>
          <w:sz w:val="20"/>
          <w:szCs w:val="20"/>
        </w:rPr>
        <w:t xml:space="preserve"> </w:t>
      </w:r>
      <w:r>
        <w:rPr>
          <w:rFonts w:ascii="Arial" w:eastAsia="Arial" w:hAnsi="Arial" w:cs="Arial"/>
          <w:b/>
          <w:bCs/>
          <w:color w:val="000000"/>
          <w:sz w:val="20"/>
          <w:szCs w:val="20"/>
        </w:rPr>
        <w:t>115</w:t>
      </w:r>
      <w:r>
        <w:rPr>
          <w:rFonts w:ascii="Arial" w:eastAsia="Arial" w:hAnsi="Arial" w:cs="Arial"/>
          <w:color w:val="000000"/>
          <w:sz w:val="20"/>
          <w:szCs w:val="20"/>
        </w:rPr>
        <w:t>, 7428–7433 (2018).</w:t>
      </w:r>
    </w:p>
    <w:p w14:paraId="000000C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39.</w:t>
      </w:r>
      <w:r>
        <w:rPr>
          <w:rFonts w:ascii="Arial" w:eastAsia="Arial" w:hAnsi="Arial" w:cs="Arial"/>
          <w:color w:val="000000"/>
          <w:sz w:val="20"/>
          <w:szCs w:val="20"/>
        </w:rPr>
        <w:tab/>
        <w:t xml:space="preserve">Gentili, R. J. </w:t>
      </w:r>
      <w:r>
        <w:rPr>
          <w:rFonts w:ascii="Arial" w:eastAsia="Arial" w:hAnsi="Arial" w:cs="Arial"/>
          <w:i/>
          <w:iCs/>
          <w:color w:val="000000"/>
          <w:sz w:val="20"/>
          <w:szCs w:val="20"/>
        </w:rPr>
        <w:t>et al.</w:t>
      </w:r>
      <w:r>
        <w:rPr>
          <w:rFonts w:ascii="Arial" w:eastAsia="Arial" w:hAnsi="Arial" w:cs="Arial"/>
          <w:color w:val="000000"/>
          <w:sz w:val="20"/>
          <w:szCs w:val="20"/>
        </w:rPr>
        <w:t xml:space="preserve"> Integration of Gravitational Torques in Cerebellar Pathways Allows for the Dynamic Inverse Computation of Vertical Pointing Movements of a Robot Arm. </w:t>
      </w:r>
      <w:r>
        <w:rPr>
          <w:rFonts w:ascii="Arial" w:eastAsia="Arial" w:hAnsi="Arial" w:cs="Arial"/>
          <w:i/>
          <w:iCs/>
          <w:color w:val="000000"/>
          <w:sz w:val="20"/>
          <w:szCs w:val="20"/>
        </w:rPr>
        <w:t>PLOS ONE</w:t>
      </w:r>
      <w:r>
        <w:rPr>
          <w:rFonts w:ascii="Arial" w:eastAsia="Arial" w:hAnsi="Arial" w:cs="Arial"/>
          <w:color w:val="000000"/>
          <w:sz w:val="20"/>
          <w:szCs w:val="20"/>
        </w:rPr>
        <w:t xml:space="preserve"> </w:t>
      </w:r>
      <w:r>
        <w:rPr>
          <w:rFonts w:ascii="Arial" w:eastAsia="Arial" w:hAnsi="Arial" w:cs="Arial"/>
          <w:b/>
          <w:bCs/>
          <w:color w:val="000000"/>
          <w:sz w:val="20"/>
          <w:szCs w:val="20"/>
        </w:rPr>
        <w:t>4</w:t>
      </w:r>
      <w:r>
        <w:rPr>
          <w:rFonts w:ascii="Arial" w:eastAsia="Arial" w:hAnsi="Arial" w:cs="Arial"/>
          <w:color w:val="000000"/>
          <w:sz w:val="20"/>
          <w:szCs w:val="20"/>
        </w:rPr>
        <w:t>, e5176 (2009).</w:t>
      </w:r>
    </w:p>
    <w:p w14:paraId="000000D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40.</w:t>
      </w:r>
      <w:r>
        <w:rPr>
          <w:rFonts w:ascii="Arial" w:eastAsia="Arial" w:hAnsi="Arial" w:cs="Arial"/>
          <w:color w:val="000000"/>
          <w:sz w:val="20"/>
          <w:szCs w:val="20"/>
        </w:rPr>
        <w:tab/>
        <w:t xml:space="preserve">Laurens, J. &amp; Angelaki, D. E. A unified internal model theory to resolve the paradox of active versus passive self-motion sensation. </w:t>
      </w:r>
      <w:r>
        <w:rPr>
          <w:rFonts w:ascii="Arial" w:eastAsia="Arial" w:hAnsi="Arial" w:cs="Arial"/>
          <w:i/>
          <w:iCs/>
          <w:color w:val="000000"/>
          <w:sz w:val="20"/>
          <w:szCs w:val="20"/>
        </w:rPr>
        <w:t>eLife</w:t>
      </w:r>
      <w:r>
        <w:rPr>
          <w:rFonts w:ascii="Arial" w:eastAsia="Arial" w:hAnsi="Arial" w:cs="Arial"/>
          <w:color w:val="000000"/>
          <w:sz w:val="20"/>
          <w:szCs w:val="20"/>
        </w:rPr>
        <w:t xml:space="preserve"> </w:t>
      </w:r>
      <w:r>
        <w:rPr>
          <w:rFonts w:ascii="Arial" w:eastAsia="Arial" w:hAnsi="Arial" w:cs="Arial"/>
          <w:b/>
          <w:bCs/>
          <w:color w:val="000000"/>
          <w:sz w:val="20"/>
          <w:szCs w:val="20"/>
        </w:rPr>
        <w:t>6</w:t>
      </w:r>
      <w:r>
        <w:rPr>
          <w:rFonts w:ascii="Arial" w:eastAsia="Arial" w:hAnsi="Arial" w:cs="Arial"/>
          <w:color w:val="000000"/>
          <w:sz w:val="20"/>
          <w:szCs w:val="20"/>
        </w:rPr>
        <w:t>, e28074 (2017).</w:t>
      </w:r>
    </w:p>
    <w:p w14:paraId="000000D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41.</w:t>
      </w:r>
      <w:r>
        <w:rPr>
          <w:rFonts w:ascii="Arial" w:eastAsia="Arial" w:hAnsi="Arial" w:cs="Arial"/>
          <w:color w:val="000000"/>
          <w:sz w:val="20"/>
          <w:szCs w:val="20"/>
        </w:rPr>
        <w:tab/>
        <w:t xml:space="preserve">Featherstone, R. </w:t>
      </w:r>
      <w:r>
        <w:rPr>
          <w:rFonts w:ascii="Arial" w:eastAsia="Arial" w:hAnsi="Arial" w:cs="Arial"/>
          <w:i/>
          <w:iCs/>
          <w:color w:val="000000"/>
          <w:sz w:val="20"/>
          <w:szCs w:val="20"/>
        </w:rPr>
        <w:t>Rigid Body Dynamics Algorithms</w:t>
      </w:r>
      <w:r>
        <w:rPr>
          <w:rFonts w:ascii="Arial" w:eastAsia="Arial" w:hAnsi="Arial" w:cs="Arial"/>
          <w:color w:val="000000"/>
          <w:sz w:val="20"/>
          <w:szCs w:val="20"/>
        </w:rPr>
        <w:t>. (Springer US, Boston, MA, 2008). doi:10.1007/978-1-4899-7560-7.</w:t>
      </w:r>
    </w:p>
    <w:p w14:paraId="000000D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42.</w:t>
      </w:r>
      <w:r>
        <w:rPr>
          <w:rFonts w:ascii="Arial" w:eastAsia="Arial" w:hAnsi="Arial" w:cs="Arial"/>
          <w:color w:val="000000"/>
          <w:sz w:val="20"/>
          <w:szCs w:val="20"/>
        </w:rPr>
        <w:tab/>
        <w:t xml:space="preserve">Smith, M. A. &amp; Shadmehr, R. Intact ability to learn internal models of arm dynamics in Huntington’s disease but not cerebellar degeneration. </w:t>
      </w:r>
      <w:r>
        <w:rPr>
          <w:rFonts w:ascii="Arial" w:eastAsia="Arial" w:hAnsi="Arial" w:cs="Arial"/>
          <w:i/>
          <w:iCs/>
          <w:color w:val="000000"/>
          <w:sz w:val="20"/>
          <w:szCs w:val="20"/>
        </w:rPr>
        <w:t>J. Neurophysiol.</w:t>
      </w:r>
      <w:r>
        <w:rPr>
          <w:rFonts w:ascii="Arial" w:eastAsia="Arial" w:hAnsi="Arial" w:cs="Arial"/>
          <w:color w:val="000000"/>
          <w:sz w:val="20"/>
          <w:szCs w:val="20"/>
        </w:rPr>
        <w:t xml:space="preserve"> </w:t>
      </w:r>
      <w:r>
        <w:rPr>
          <w:rFonts w:ascii="Arial" w:eastAsia="Arial" w:hAnsi="Arial" w:cs="Arial"/>
          <w:b/>
          <w:bCs/>
          <w:color w:val="000000"/>
          <w:sz w:val="20"/>
          <w:szCs w:val="20"/>
        </w:rPr>
        <w:t>93</w:t>
      </w:r>
      <w:r>
        <w:rPr>
          <w:rFonts w:ascii="Arial" w:eastAsia="Arial" w:hAnsi="Arial" w:cs="Arial"/>
          <w:color w:val="000000"/>
          <w:sz w:val="20"/>
          <w:szCs w:val="20"/>
        </w:rPr>
        <w:t>, 2809–2821 (2005).</w:t>
      </w:r>
    </w:p>
    <w:p w14:paraId="000000D3"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43.</w:t>
      </w:r>
      <w:r>
        <w:rPr>
          <w:rFonts w:ascii="Arial" w:eastAsia="Arial" w:hAnsi="Arial" w:cs="Arial"/>
          <w:color w:val="000000"/>
          <w:sz w:val="20"/>
          <w:szCs w:val="20"/>
        </w:rPr>
        <w:tab/>
        <w:t xml:space="preserve">Izawa, J., Criscimagna-Hemminger, S. E. &amp; Shadmehr, R. Cerebellar contributions to reach adaptation and learning sensory consequences of action. </w:t>
      </w:r>
      <w:r>
        <w:rPr>
          <w:rFonts w:ascii="Arial" w:eastAsia="Arial" w:hAnsi="Arial" w:cs="Arial"/>
          <w:i/>
          <w:iCs/>
          <w:color w:val="000000"/>
          <w:sz w:val="20"/>
          <w:szCs w:val="20"/>
        </w:rPr>
        <w:t>J. Neurosci. Off. J. Soc. Neurosci.</w:t>
      </w:r>
      <w:r>
        <w:rPr>
          <w:rFonts w:ascii="Arial" w:eastAsia="Arial" w:hAnsi="Arial" w:cs="Arial"/>
          <w:color w:val="000000"/>
          <w:sz w:val="20"/>
          <w:szCs w:val="20"/>
        </w:rPr>
        <w:t xml:space="preserve"> </w:t>
      </w:r>
      <w:r>
        <w:rPr>
          <w:rFonts w:ascii="Arial" w:eastAsia="Arial" w:hAnsi="Arial" w:cs="Arial"/>
          <w:b/>
          <w:bCs/>
          <w:color w:val="000000"/>
          <w:sz w:val="20"/>
          <w:szCs w:val="20"/>
        </w:rPr>
        <w:t>32</w:t>
      </w:r>
      <w:r>
        <w:rPr>
          <w:rFonts w:ascii="Arial" w:eastAsia="Arial" w:hAnsi="Arial" w:cs="Arial"/>
          <w:color w:val="000000"/>
          <w:sz w:val="20"/>
          <w:szCs w:val="20"/>
        </w:rPr>
        <w:t>, 4230–4239 (2012).</w:t>
      </w:r>
    </w:p>
    <w:p w14:paraId="000000D4"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44.</w:t>
      </w:r>
      <w:r>
        <w:rPr>
          <w:rFonts w:ascii="Arial" w:eastAsia="Arial" w:hAnsi="Arial" w:cs="Arial"/>
          <w:color w:val="000000"/>
          <w:sz w:val="20"/>
          <w:szCs w:val="20"/>
        </w:rPr>
        <w:tab/>
        <w:t xml:space="preserve">Ghasia, F. F., Meng, H. &amp; Angelaki, D. E. Neural Correlates of Forward and Inverse Models for Eye Movements: Evidence from Three-Dimensional Kinematics. </w:t>
      </w:r>
      <w:r>
        <w:rPr>
          <w:rFonts w:ascii="Arial" w:eastAsia="Arial" w:hAnsi="Arial" w:cs="Arial"/>
          <w:i/>
          <w:iCs/>
          <w:color w:val="000000"/>
          <w:sz w:val="20"/>
          <w:szCs w:val="20"/>
        </w:rPr>
        <w:t>J. Neurosci.</w:t>
      </w:r>
      <w:r>
        <w:rPr>
          <w:rFonts w:ascii="Arial" w:eastAsia="Arial" w:hAnsi="Arial" w:cs="Arial"/>
          <w:color w:val="000000"/>
          <w:sz w:val="20"/>
          <w:szCs w:val="20"/>
        </w:rPr>
        <w:t xml:space="preserve"> </w:t>
      </w:r>
      <w:r>
        <w:rPr>
          <w:rFonts w:ascii="Arial" w:eastAsia="Arial" w:hAnsi="Arial" w:cs="Arial"/>
          <w:b/>
          <w:bCs/>
          <w:color w:val="000000"/>
          <w:sz w:val="20"/>
          <w:szCs w:val="20"/>
        </w:rPr>
        <w:t>28</w:t>
      </w:r>
      <w:r>
        <w:rPr>
          <w:rFonts w:ascii="Arial" w:eastAsia="Arial" w:hAnsi="Arial" w:cs="Arial"/>
          <w:color w:val="000000"/>
          <w:sz w:val="20"/>
          <w:szCs w:val="20"/>
        </w:rPr>
        <w:t>, 5082–5087 (2008).</w:t>
      </w:r>
    </w:p>
    <w:p w14:paraId="000000D5"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45.</w:t>
      </w:r>
      <w:r>
        <w:rPr>
          <w:rFonts w:ascii="Arial" w:eastAsia="Arial" w:hAnsi="Arial" w:cs="Arial"/>
          <w:color w:val="000000"/>
          <w:sz w:val="20"/>
          <w:szCs w:val="20"/>
        </w:rPr>
        <w:tab/>
        <w:t xml:space="preserve">de Graaf, M. L. </w:t>
      </w:r>
      <w:r>
        <w:rPr>
          <w:rFonts w:ascii="Arial" w:eastAsia="Arial" w:hAnsi="Arial" w:cs="Arial"/>
          <w:i/>
          <w:iCs/>
          <w:color w:val="000000"/>
          <w:sz w:val="20"/>
          <w:szCs w:val="20"/>
        </w:rPr>
        <w:t>et al.</w:t>
      </w:r>
      <w:r>
        <w:rPr>
          <w:rFonts w:ascii="Arial" w:eastAsia="Arial" w:hAnsi="Arial" w:cs="Arial"/>
          <w:color w:val="000000"/>
          <w:sz w:val="20"/>
          <w:szCs w:val="20"/>
        </w:rPr>
        <w:t xml:space="preserve"> InFoRM: a unified inverse and forward model for sensorimotor control. </w:t>
      </w:r>
      <w:r>
        <w:rPr>
          <w:rFonts w:ascii="Arial" w:eastAsia="Arial" w:hAnsi="Arial" w:cs="Arial"/>
          <w:i/>
          <w:iCs/>
          <w:color w:val="000000"/>
          <w:sz w:val="20"/>
          <w:szCs w:val="20"/>
        </w:rPr>
        <w:t>Sci. Rep.</w:t>
      </w:r>
      <w:r>
        <w:rPr>
          <w:rFonts w:ascii="Arial" w:eastAsia="Arial" w:hAnsi="Arial" w:cs="Arial"/>
          <w:color w:val="000000"/>
          <w:sz w:val="20"/>
          <w:szCs w:val="20"/>
        </w:rPr>
        <w:t xml:space="preserve"> </w:t>
      </w:r>
      <w:r>
        <w:rPr>
          <w:rFonts w:ascii="Arial" w:eastAsia="Arial" w:hAnsi="Arial" w:cs="Arial"/>
          <w:b/>
          <w:bCs/>
          <w:color w:val="000000"/>
          <w:sz w:val="20"/>
          <w:szCs w:val="20"/>
        </w:rPr>
        <w:t>16</w:t>
      </w:r>
      <w:r>
        <w:rPr>
          <w:rFonts w:ascii="Arial" w:eastAsia="Arial" w:hAnsi="Arial" w:cs="Arial"/>
          <w:color w:val="000000"/>
          <w:sz w:val="20"/>
          <w:szCs w:val="20"/>
        </w:rPr>
        <w:t>, 8490 (2026).</w:t>
      </w:r>
    </w:p>
    <w:p w14:paraId="000000D6"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46.</w:t>
      </w:r>
      <w:r>
        <w:rPr>
          <w:rFonts w:ascii="Arial" w:eastAsia="Arial" w:hAnsi="Arial" w:cs="Arial"/>
          <w:color w:val="000000"/>
          <w:sz w:val="20"/>
          <w:szCs w:val="20"/>
        </w:rPr>
        <w:tab/>
        <w:t xml:space="preserve">Todorov, E. &amp; Ghahramani, Z. Unsupervised learning of sensory-motor primitives. in </w:t>
      </w:r>
      <w:r>
        <w:rPr>
          <w:rFonts w:ascii="Arial" w:eastAsia="Arial" w:hAnsi="Arial" w:cs="Arial"/>
          <w:i/>
          <w:iCs/>
          <w:color w:val="000000"/>
          <w:sz w:val="20"/>
          <w:szCs w:val="20"/>
        </w:rPr>
        <w:t>Proceedings of the 25th Annual International Conference of the IEEE Engineering in Medicine and Biology Society</w:t>
      </w:r>
      <w:r>
        <w:rPr>
          <w:rFonts w:ascii="Arial" w:eastAsia="Arial" w:hAnsi="Arial" w:cs="Arial"/>
          <w:color w:val="000000"/>
          <w:sz w:val="20"/>
          <w:szCs w:val="20"/>
        </w:rPr>
        <w:t xml:space="preserve"> vol. 2 1750-1753 Vol.2 (2003).</w:t>
      </w:r>
    </w:p>
    <w:p w14:paraId="000000D7"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47.</w:t>
      </w:r>
      <w:r>
        <w:rPr>
          <w:rFonts w:ascii="Arial" w:eastAsia="Arial" w:hAnsi="Arial" w:cs="Arial"/>
          <w:color w:val="000000"/>
          <w:sz w:val="20"/>
          <w:szCs w:val="20"/>
        </w:rPr>
        <w:tab/>
        <w:t xml:space="preserve">Diedrichsen, J., Hashambhoy, Y., Rane, T. &amp; Shadmehr, R. Neural correlates of reach errors. </w:t>
      </w:r>
      <w:r>
        <w:rPr>
          <w:rFonts w:ascii="Arial" w:eastAsia="Arial" w:hAnsi="Arial" w:cs="Arial"/>
          <w:i/>
          <w:iCs/>
          <w:color w:val="000000"/>
          <w:sz w:val="20"/>
          <w:szCs w:val="20"/>
        </w:rPr>
        <w:t>J. Neurosci. Off. J. Soc. Neurosci.</w:t>
      </w:r>
      <w:r>
        <w:rPr>
          <w:rFonts w:ascii="Arial" w:eastAsia="Arial" w:hAnsi="Arial" w:cs="Arial"/>
          <w:color w:val="000000"/>
          <w:sz w:val="20"/>
          <w:szCs w:val="20"/>
        </w:rPr>
        <w:t xml:space="preserve"> </w:t>
      </w:r>
      <w:r>
        <w:rPr>
          <w:rFonts w:ascii="Arial" w:eastAsia="Arial" w:hAnsi="Arial" w:cs="Arial"/>
          <w:b/>
          <w:bCs/>
          <w:color w:val="000000"/>
          <w:sz w:val="20"/>
          <w:szCs w:val="20"/>
        </w:rPr>
        <w:t>25</w:t>
      </w:r>
      <w:r>
        <w:rPr>
          <w:rFonts w:ascii="Arial" w:eastAsia="Arial" w:hAnsi="Arial" w:cs="Arial"/>
          <w:color w:val="000000"/>
          <w:sz w:val="20"/>
          <w:szCs w:val="20"/>
        </w:rPr>
        <w:t>, 9919–9931 (2005).</w:t>
      </w:r>
    </w:p>
    <w:p w14:paraId="000000D8"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48.</w:t>
      </w:r>
      <w:r>
        <w:rPr>
          <w:rFonts w:ascii="Arial" w:eastAsia="Arial" w:hAnsi="Arial" w:cs="Arial"/>
          <w:color w:val="000000"/>
          <w:sz w:val="20"/>
          <w:szCs w:val="20"/>
        </w:rPr>
        <w:tab/>
        <w:t xml:space="preserve">Gauss, C. F. Über ein neues allgemeines Grundgesetz der Mechanik. </w:t>
      </w:r>
      <w:r>
        <w:rPr>
          <w:rFonts w:ascii="Arial" w:eastAsia="Arial" w:hAnsi="Arial" w:cs="Arial"/>
          <w:b/>
          <w:bCs/>
          <w:color w:val="000000"/>
          <w:sz w:val="20"/>
          <w:szCs w:val="20"/>
        </w:rPr>
        <w:t>1829</w:t>
      </w:r>
      <w:r>
        <w:rPr>
          <w:rFonts w:ascii="Arial" w:eastAsia="Arial" w:hAnsi="Arial" w:cs="Arial"/>
          <w:color w:val="000000"/>
          <w:sz w:val="20"/>
          <w:szCs w:val="20"/>
        </w:rPr>
        <w:t>, 232–235 (1829).</w:t>
      </w:r>
    </w:p>
    <w:p w14:paraId="000000D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49.</w:t>
      </w:r>
      <w:r>
        <w:rPr>
          <w:rFonts w:ascii="Arial" w:eastAsia="Arial" w:hAnsi="Arial" w:cs="Arial"/>
          <w:color w:val="000000"/>
          <w:sz w:val="20"/>
          <w:szCs w:val="20"/>
        </w:rPr>
        <w:tab/>
        <w:t xml:space="preserve">Appell, P. </w:t>
      </w:r>
      <w:r>
        <w:rPr>
          <w:rFonts w:ascii="Arial" w:eastAsia="Arial" w:hAnsi="Arial" w:cs="Arial"/>
          <w:i/>
          <w:iCs/>
          <w:color w:val="000000"/>
          <w:sz w:val="20"/>
          <w:szCs w:val="20"/>
        </w:rPr>
        <w:t>Sur une forme générale des équations de la dynamique</w:t>
      </w:r>
      <w:r>
        <w:rPr>
          <w:rFonts w:ascii="Arial" w:eastAsia="Arial" w:hAnsi="Arial" w:cs="Arial"/>
          <w:color w:val="000000"/>
          <w:sz w:val="20"/>
          <w:szCs w:val="20"/>
        </w:rPr>
        <w:t>. (Gauthier-Villars et cie, Paris, 1925).</w:t>
      </w:r>
    </w:p>
    <w:p w14:paraId="000000D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50.</w:t>
      </w:r>
      <w:r>
        <w:rPr>
          <w:rFonts w:ascii="Arial" w:eastAsia="Arial" w:hAnsi="Arial" w:cs="Arial"/>
          <w:color w:val="000000"/>
          <w:sz w:val="20"/>
          <w:szCs w:val="20"/>
        </w:rPr>
        <w:tab/>
        <w:t xml:space="preserve">Pars, L. A. </w:t>
      </w:r>
      <w:r>
        <w:rPr>
          <w:rFonts w:ascii="Arial" w:eastAsia="Arial" w:hAnsi="Arial" w:cs="Arial"/>
          <w:i/>
          <w:iCs/>
          <w:color w:val="000000"/>
          <w:sz w:val="20"/>
          <w:szCs w:val="20"/>
        </w:rPr>
        <w:t>A Treatise on Analytical Dynamics</w:t>
      </w:r>
      <w:r>
        <w:rPr>
          <w:rFonts w:ascii="Arial" w:eastAsia="Arial" w:hAnsi="Arial" w:cs="Arial"/>
          <w:color w:val="000000"/>
          <w:sz w:val="20"/>
          <w:szCs w:val="20"/>
        </w:rPr>
        <w:t>. (London, Heinemann, 1965).</w:t>
      </w:r>
    </w:p>
    <w:p w14:paraId="000000D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51.</w:t>
      </w:r>
      <w:r>
        <w:rPr>
          <w:rFonts w:ascii="Arial" w:eastAsia="Arial" w:hAnsi="Arial" w:cs="Arial"/>
          <w:color w:val="000000"/>
          <w:sz w:val="20"/>
          <w:szCs w:val="20"/>
        </w:rPr>
        <w:tab/>
        <w:t xml:space="preserve">Gibbs, J. W. </w:t>
      </w:r>
      <w:r>
        <w:rPr>
          <w:rFonts w:ascii="Arial" w:eastAsia="Arial" w:hAnsi="Arial" w:cs="Arial"/>
          <w:i/>
          <w:iCs/>
          <w:color w:val="000000"/>
          <w:sz w:val="20"/>
          <w:szCs w:val="20"/>
        </w:rPr>
        <w:t>On the Fundamental Formulae of Dynamics</w:t>
      </w:r>
      <w:r>
        <w:rPr>
          <w:rFonts w:ascii="Arial" w:eastAsia="Arial" w:hAnsi="Arial" w:cs="Arial"/>
          <w:color w:val="000000"/>
          <w:sz w:val="20"/>
          <w:szCs w:val="20"/>
        </w:rPr>
        <w:t>. (American Journal of Mathematics, 1879).</w:t>
      </w:r>
    </w:p>
    <w:p w14:paraId="000000D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52.</w:t>
      </w:r>
      <w:r>
        <w:rPr>
          <w:rFonts w:ascii="Arial" w:eastAsia="Arial" w:hAnsi="Arial" w:cs="Arial"/>
          <w:color w:val="000000"/>
          <w:sz w:val="20"/>
          <w:szCs w:val="20"/>
        </w:rPr>
        <w:tab/>
        <w:t xml:space="preserve">Papastavridis, J. G. </w:t>
      </w:r>
      <w:r>
        <w:rPr>
          <w:rFonts w:ascii="Arial" w:eastAsia="Arial" w:hAnsi="Arial" w:cs="Arial"/>
          <w:i/>
          <w:iCs/>
          <w:color w:val="000000"/>
          <w:sz w:val="20"/>
          <w:szCs w:val="20"/>
        </w:rPr>
        <w:t>Analytical Mechanics: A Comprehensive Treatise on the Dynamics of Constrained Systems</w:t>
      </w:r>
      <w:r>
        <w:rPr>
          <w:rFonts w:ascii="Arial" w:eastAsia="Arial" w:hAnsi="Arial" w:cs="Arial"/>
          <w:color w:val="000000"/>
          <w:sz w:val="20"/>
          <w:szCs w:val="20"/>
        </w:rPr>
        <w:t>. (World scientific, Hackensack, 2014).</w:t>
      </w:r>
    </w:p>
    <w:p w14:paraId="000000D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53.</w:t>
      </w:r>
      <w:r>
        <w:rPr>
          <w:rFonts w:ascii="Arial" w:eastAsia="Arial" w:hAnsi="Arial" w:cs="Arial"/>
          <w:color w:val="000000"/>
          <w:sz w:val="20"/>
          <w:szCs w:val="20"/>
        </w:rPr>
        <w:tab/>
        <w:t>Hendrycks, D. &amp; Gimpel, K. Gaussian Error Linear Units (GELUs). Preprint at https://doi.org/10.48550/arXiv.1606.08415 (2023).</w:t>
      </w:r>
    </w:p>
    <w:p w14:paraId="000000D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54.</w:t>
      </w:r>
      <w:r>
        <w:rPr>
          <w:rFonts w:ascii="Arial" w:eastAsia="Arial" w:hAnsi="Arial" w:cs="Arial"/>
          <w:color w:val="000000"/>
          <w:sz w:val="20"/>
          <w:szCs w:val="20"/>
        </w:rPr>
        <w:tab/>
        <w:t>Akiba, T., Sano, S., Yanase, T., Ohta, T. &amp; Koyama, M. Optuna: A Next-generation Hyperparameter Optimization Framework. Preprint at https://doi.org/10.48550/arXiv.1907.10902 (2019).</w:t>
      </w:r>
    </w:p>
    <w:p w14:paraId="000000D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55.</w:t>
      </w:r>
      <w:r>
        <w:rPr>
          <w:rFonts w:ascii="Arial" w:eastAsia="Arial" w:hAnsi="Arial" w:cs="Arial"/>
          <w:color w:val="000000"/>
          <w:sz w:val="20"/>
          <w:szCs w:val="20"/>
        </w:rPr>
        <w:tab/>
        <w:t>Kingma, D. P. &amp; Ba, J. Adam: A Method for Stochastic Optimization. Preprint at https://doi.org/10.48550/arXiv.1412.6980 (2017).</w:t>
      </w:r>
    </w:p>
    <w:p w14:paraId="000000E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56.</w:t>
      </w:r>
      <w:r>
        <w:rPr>
          <w:rFonts w:ascii="Arial" w:eastAsia="Arial" w:hAnsi="Arial" w:cs="Arial"/>
          <w:color w:val="000000"/>
          <w:sz w:val="20"/>
          <w:szCs w:val="20"/>
        </w:rPr>
        <w:tab/>
        <w:t xml:space="preserve">Virtanen, P. </w:t>
      </w:r>
      <w:r>
        <w:rPr>
          <w:rFonts w:ascii="Arial" w:eastAsia="Arial" w:hAnsi="Arial" w:cs="Arial"/>
          <w:i/>
          <w:iCs/>
          <w:color w:val="000000"/>
          <w:sz w:val="20"/>
          <w:szCs w:val="20"/>
        </w:rPr>
        <w:t>et al.</w:t>
      </w:r>
      <w:r>
        <w:rPr>
          <w:rFonts w:ascii="Arial" w:eastAsia="Arial" w:hAnsi="Arial" w:cs="Arial"/>
          <w:color w:val="000000"/>
          <w:sz w:val="20"/>
          <w:szCs w:val="20"/>
        </w:rPr>
        <w:t xml:space="preserve"> SciPy 1.0: fundamental algorithms for scientific computing in Python. </w:t>
      </w:r>
      <w:r>
        <w:rPr>
          <w:rFonts w:ascii="Arial" w:eastAsia="Arial" w:hAnsi="Arial" w:cs="Arial"/>
          <w:i/>
          <w:iCs/>
          <w:color w:val="000000"/>
          <w:sz w:val="20"/>
          <w:szCs w:val="20"/>
        </w:rPr>
        <w:t>Nat. Methods</w:t>
      </w:r>
      <w:r>
        <w:rPr>
          <w:rFonts w:ascii="Arial" w:eastAsia="Arial" w:hAnsi="Arial" w:cs="Arial"/>
          <w:color w:val="000000"/>
          <w:sz w:val="20"/>
          <w:szCs w:val="20"/>
        </w:rPr>
        <w:t xml:space="preserve"> </w:t>
      </w:r>
      <w:r>
        <w:rPr>
          <w:rFonts w:ascii="Arial" w:eastAsia="Arial" w:hAnsi="Arial" w:cs="Arial"/>
          <w:b/>
          <w:bCs/>
          <w:color w:val="000000"/>
          <w:sz w:val="20"/>
          <w:szCs w:val="20"/>
        </w:rPr>
        <w:t>17</w:t>
      </w:r>
      <w:r>
        <w:rPr>
          <w:rFonts w:ascii="Arial" w:eastAsia="Arial" w:hAnsi="Arial" w:cs="Arial"/>
          <w:color w:val="000000"/>
          <w:sz w:val="20"/>
          <w:szCs w:val="20"/>
        </w:rPr>
        <w:t>, 261–272 (2020).</w:t>
      </w:r>
    </w:p>
    <w:p w14:paraId="000000E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57.</w:t>
      </w:r>
      <w:r>
        <w:rPr>
          <w:rFonts w:ascii="Arial" w:eastAsia="Arial" w:hAnsi="Arial" w:cs="Arial"/>
          <w:color w:val="000000"/>
          <w:sz w:val="20"/>
          <w:szCs w:val="20"/>
        </w:rPr>
        <w:tab/>
        <w:t xml:space="preserve">Seabold, S. &amp; Perktold, J. Statsmodels: Econometric and Statistical Modeling with Python. </w:t>
      </w:r>
      <w:r>
        <w:rPr>
          <w:rFonts w:ascii="Arial" w:eastAsia="Arial" w:hAnsi="Arial" w:cs="Arial"/>
          <w:i/>
          <w:iCs/>
          <w:color w:val="000000"/>
          <w:sz w:val="20"/>
          <w:szCs w:val="20"/>
        </w:rPr>
        <w:t>SciPy 2010</w:t>
      </w:r>
      <w:r>
        <w:rPr>
          <w:rFonts w:ascii="Arial" w:eastAsia="Arial" w:hAnsi="Arial" w:cs="Arial"/>
          <w:color w:val="000000"/>
          <w:sz w:val="20"/>
          <w:szCs w:val="20"/>
        </w:rPr>
        <w:t xml:space="preserve"> https://doi.org/10.25080/Majora-92bf1922-011 (2010) doi:10.25080/Majora-92bf1922-011.</w:t>
      </w:r>
    </w:p>
    <w:p w14:paraId="000000E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58.</w:t>
      </w:r>
      <w:r>
        <w:rPr>
          <w:rFonts w:ascii="Arial" w:eastAsia="Arial" w:hAnsi="Arial" w:cs="Arial"/>
          <w:color w:val="000000"/>
          <w:sz w:val="20"/>
          <w:szCs w:val="20"/>
        </w:rPr>
        <w:tab/>
        <w:t xml:space="preserve">Paszke, A. </w:t>
      </w:r>
      <w:r>
        <w:rPr>
          <w:rFonts w:ascii="Arial" w:eastAsia="Arial" w:hAnsi="Arial" w:cs="Arial"/>
          <w:i/>
          <w:iCs/>
          <w:color w:val="000000"/>
          <w:sz w:val="20"/>
          <w:szCs w:val="20"/>
        </w:rPr>
        <w:t>et al.</w:t>
      </w:r>
      <w:r>
        <w:rPr>
          <w:rFonts w:ascii="Arial" w:eastAsia="Arial" w:hAnsi="Arial" w:cs="Arial"/>
          <w:color w:val="000000"/>
          <w:sz w:val="20"/>
          <w:szCs w:val="20"/>
        </w:rPr>
        <w:t xml:space="preserve"> PyTorch: An Imperative Style, High-Performance Deep Learning Library. Preprint at https://doi.org/10.48550/arXiv.1912.01703 (2019).</w:t>
      </w:r>
    </w:p>
    <w:p w14:paraId="000000E3"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59.</w:t>
      </w:r>
      <w:r>
        <w:rPr>
          <w:rFonts w:ascii="Arial" w:eastAsia="Arial" w:hAnsi="Arial" w:cs="Arial"/>
          <w:color w:val="000000"/>
          <w:sz w:val="20"/>
          <w:szCs w:val="20"/>
        </w:rPr>
        <w:tab/>
        <w:t xml:space="preserve">Otten, E. Inverse and forward dynamics: models of multi–body systems. </w:t>
      </w:r>
      <w:r>
        <w:rPr>
          <w:rFonts w:ascii="Arial" w:eastAsia="Arial" w:hAnsi="Arial" w:cs="Arial"/>
          <w:i/>
          <w:iCs/>
          <w:color w:val="000000"/>
          <w:sz w:val="20"/>
          <w:szCs w:val="20"/>
        </w:rPr>
        <w:t>Philos. Trans. R. Soc. B Biol. Sci.</w:t>
      </w:r>
      <w:r>
        <w:rPr>
          <w:rFonts w:ascii="Arial" w:eastAsia="Arial" w:hAnsi="Arial" w:cs="Arial"/>
          <w:color w:val="000000"/>
          <w:sz w:val="20"/>
          <w:szCs w:val="20"/>
        </w:rPr>
        <w:t xml:space="preserve"> </w:t>
      </w:r>
      <w:r>
        <w:rPr>
          <w:rFonts w:ascii="Arial" w:eastAsia="Arial" w:hAnsi="Arial" w:cs="Arial"/>
          <w:b/>
          <w:bCs/>
          <w:color w:val="000000"/>
          <w:sz w:val="20"/>
          <w:szCs w:val="20"/>
        </w:rPr>
        <w:t>358</w:t>
      </w:r>
      <w:r>
        <w:rPr>
          <w:rFonts w:ascii="Arial" w:eastAsia="Arial" w:hAnsi="Arial" w:cs="Arial"/>
          <w:color w:val="000000"/>
          <w:sz w:val="20"/>
          <w:szCs w:val="20"/>
        </w:rPr>
        <w:t>, 1493–1500 (2003).</w:t>
      </w:r>
    </w:p>
    <w:p w14:paraId="000000E4"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60.</w:t>
      </w:r>
      <w:r>
        <w:rPr>
          <w:rFonts w:ascii="Arial" w:eastAsia="Arial" w:hAnsi="Arial" w:cs="Arial"/>
          <w:color w:val="000000"/>
          <w:sz w:val="20"/>
          <w:szCs w:val="20"/>
        </w:rPr>
        <w:tab/>
        <w:t>Krishnapriyan, A. S., Gholami, A., Zhe, S., Kirby, R. M. &amp; Mahoney, M. W. Characterizing possible failure modes in physics-informed neural networks. in (2021).</w:t>
      </w:r>
    </w:p>
    <w:p w14:paraId="000000E5"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61.</w:t>
      </w:r>
      <w:r>
        <w:rPr>
          <w:rFonts w:ascii="Arial" w:eastAsia="Arial" w:hAnsi="Arial" w:cs="Arial"/>
          <w:color w:val="000000"/>
          <w:sz w:val="20"/>
          <w:szCs w:val="20"/>
        </w:rPr>
        <w:tab/>
        <w:t>Wang, S., Li, B., Chen, Y. &amp; Perdikaris, P. PirateNets: Physics-informed Deep Learning with Residual Adaptive Networks. Preprint at https://doi.org/10.48550/arXiv.2402.00326 (2024).</w:t>
      </w:r>
    </w:p>
    <w:p w14:paraId="000000E6"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62.</w:t>
      </w:r>
      <w:r>
        <w:rPr>
          <w:rFonts w:ascii="Arial" w:eastAsia="Arial" w:hAnsi="Arial" w:cs="Arial"/>
          <w:color w:val="000000"/>
          <w:sz w:val="20"/>
          <w:szCs w:val="20"/>
        </w:rPr>
        <w:tab/>
        <w:t xml:space="preserve">Pantidis, P., Eldababy, H., Tagle, C. M. &amp; Mobasher, M. E. Error convergence and engineering-guided hyperparameter search of PINNs: Towards optimized I-FENN performance. </w:t>
      </w:r>
      <w:r>
        <w:rPr>
          <w:rFonts w:ascii="Arial" w:eastAsia="Arial" w:hAnsi="Arial" w:cs="Arial"/>
          <w:i/>
          <w:iCs/>
          <w:color w:val="000000"/>
          <w:sz w:val="20"/>
          <w:szCs w:val="20"/>
        </w:rPr>
        <w:t>Comput. Methods Appl. Mech. Eng.</w:t>
      </w:r>
      <w:r>
        <w:rPr>
          <w:rFonts w:ascii="Arial" w:eastAsia="Arial" w:hAnsi="Arial" w:cs="Arial"/>
          <w:color w:val="000000"/>
          <w:sz w:val="20"/>
          <w:szCs w:val="20"/>
        </w:rPr>
        <w:t xml:space="preserve"> </w:t>
      </w:r>
      <w:r>
        <w:rPr>
          <w:rFonts w:ascii="Arial" w:eastAsia="Arial" w:hAnsi="Arial" w:cs="Arial"/>
          <w:b/>
          <w:bCs/>
          <w:color w:val="000000"/>
          <w:sz w:val="20"/>
          <w:szCs w:val="20"/>
        </w:rPr>
        <w:t>414</w:t>
      </w:r>
      <w:r>
        <w:rPr>
          <w:rFonts w:ascii="Arial" w:eastAsia="Arial" w:hAnsi="Arial" w:cs="Arial"/>
          <w:color w:val="000000"/>
          <w:sz w:val="20"/>
          <w:szCs w:val="20"/>
        </w:rPr>
        <w:t>, 116160 (2023).</w:t>
      </w:r>
    </w:p>
    <w:p w14:paraId="000000E7"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63.</w:t>
      </w:r>
      <w:r>
        <w:rPr>
          <w:rFonts w:ascii="Arial" w:eastAsia="Arial" w:hAnsi="Arial" w:cs="Arial"/>
          <w:color w:val="000000"/>
          <w:sz w:val="20"/>
          <w:szCs w:val="20"/>
        </w:rPr>
        <w:tab/>
        <w:t>Dashtbayaz, N. H., Farhani, G., Wang, B. &amp; Ling, C. X. Physics-Informed Neural Networks: Minimizing Residual Loss with Wide Networks and Effective Activations. Preprint at https://doi.org/10.48550/arXiv.2405.01680 (2024).</w:t>
      </w:r>
    </w:p>
    <w:p w14:paraId="000000E8"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64.</w:t>
      </w:r>
      <w:r>
        <w:rPr>
          <w:rFonts w:ascii="Arial" w:eastAsia="Arial" w:hAnsi="Arial" w:cs="Arial"/>
          <w:color w:val="000000"/>
          <w:sz w:val="20"/>
          <w:szCs w:val="20"/>
        </w:rPr>
        <w:tab/>
        <w:t xml:space="preserve">Wang, H., Lu, L., Song, S. &amp; Huang, G. Learning Specialized Activation Functions for Physics-informed Neural Networks. </w:t>
      </w:r>
      <w:r>
        <w:rPr>
          <w:rFonts w:ascii="Arial" w:eastAsia="Arial" w:hAnsi="Arial" w:cs="Arial"/>
          <w:i/>
          <w:iCs/>
          <w:color w:val="000000"/>
          <w:sz w:val="20"/>
          <w:szCs w:val="20"/>
        </w:rPr>
        <w:t>Commun. Comput. Phys.</w:t>
      </w:r>
      <w:r>
        <w:rPr>
          <w:rFonts w:ascii="Arial" w:eastAsia="Arial" w:hAnsi="Arial" w:cs="Arial"/>
          <w:color w:val="000000"/>
          <w:sz w:val="20"/>
          <w:szCs w:val="20"/>
        </w:rPr>
        <w:t xml:space="preserve"> </w:t>
      </w:r>
      <w:r>
        <w:rPr>
          <w:rFonts w:ascii="Arial" w:eastAsia="Arial" w:hAnsi="Arial" w:cs="Arial"/>
          <w:b/>
          <w:bCs/>
          <w:color w:val="000000"/>
          <w:sz w:val="20"/>
          <w:szCs w:val="20"/>
        </w:rPr>
        <w:t>34</w:t>
      </w:r>
      <w:r>
        <w:rPr>
          <w:rFonts w:ascii="Arial" w:eastAsia="Arial" w:hAnsi="Arial" w:cs="Arial"/>
          <w:color w:val="000000"/>
          <w:sz w:val="20"/>
          <w:szCs w:val="20"/>
        </w:rPr>
        <w:t>, 869–906 (2023).</w:t>
      </w:r>
    </w:p>
    <w:p w14:paraId="000000E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65.</w:t>
      </w:r>
      <w:r>
        <w:rPr>
          <w:rFonts w:ascii="Arial" w:eastAsia="Arial" w:hAnsi="Arial" w:cs="Arial"/>
          <w:color w:val="000000"/>
          <w:sz w:val="20"/>
          <w:szCs w:val="20"/>
        </w:rPr>
        <w:tab/>
        <w:t xml:space="preserve">Farea, A. &amp; Celebi, M. S. Learnable activation functions in physics-informed neural networks for solving partial differential equations. </w:t>
      </w:r>
      <w:r>
        <w:rPr>
          <w:rFonts w:ascii="Arial" w:eastAsia="Arial" w:hAnsi="Arial" w:cs="Arial"/>
          <w:i/>
          <w:iCs/>
          <w:color w:val="000000"/>
          <w:sz w:val="20"/>
          <w:szCs w:val="20"/>
        </w:rPr>
        <w:t>Comput. Phys. Commun.</w:t>
      </w:r>
      <w:r>
        <w:rPr>
          <w:rFonts w:ascii="Arial" w:eastAsia="Arial" w:hAnsi="Arial" w:cs="Arial"/>
          <w:color w:val="000000"/>
          <w:sz w:val="20"/>
          <w:szCs w:val="20"/>
        </w:rPr>
        <w:t xml:space="preserve"> </w:t>
      </w:r>
      <w:r>
        <w:rPr>
          <w:rFonts w:ascii="Arial" w:eastAsia="Arial" w:hAnsi="Arial" w:cs="Arial"/>
          <w:b/>
          <w:bCs/>
          <w:color w:val="000000"/>
          <w:sz w:val="20"/>
          <w:szCs w:val="20"/>
        </w:rPr>
        <w:t>315</w:t>
      </w:r>
      <w:r>
        <w:rPr>
          <w:rFonts w:ascii="Arial" w:eastAsia="Arial" w:hAnsi="Arial" w:cs="Arial"/>
          <w:color w:val="000000"/>
          <w:sz w:val="20"/>
          <w:szCs w:val="20"/>
        </w:rPr>
        <w:t>, 109753 (2025).</w:t>
      </w:r>
    </w:p>
    <w:p w14:paraId="000000E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66.</w:t>
      </w:r>
      <w:r>
        <w:rPr>
          <w:rFonts w:ascii="Arial" w:eastAsia="Arial" w:hAnsi="Arial" w:cs="Arial"/>
          <w:color w:val="000000"/>
          <w:sz w:val="20"/>
          <w:szCs w:val="20"/>
        </w:rPr>
        <w:tab/>
        <w:t xml:space="preserve">Jagtap, A. D. &amp; Karniadakis, G. E. Adaptive activation functions accelerate convergence in deep and physics-informed neural networks. </w:t>
      </w:r>
      <w:r>
        <w:rPr>
          <w:rFonts w:ascii="Arial" w:eastAsia="Arial" w:hAnsi="Arial" w:cs="Arial"/>
          <w:i/>
          <w:iCs/>
          <w:color w:val="000000"/>
          <w:sz w:val="20"/>
          <w:szCs w:val="20"/>
        </w:rPr>
        <w:t>J. Comput. Phys.</w:t>
      </w:r>
      <w:r>
        <w:rPr>
          <w:rFonts w:ascii="Arial" w:eastAsia="Arial" w:hAnsi="Arial" w:cs="Arial"/>
          <w:color w:val="000000"/>
          <w:sz w:val="20"/>
          <w:szCs w:val="20"/>
        </w:rPr>
        <w:t xml:space="preserve"> </w:t>
      </w:r>
      <w:r>
        <w:rPr>
          <w:rFonts w:ascii="Arial" w:eastAsia="Arial" w:hAnsi="Arial" w:cs="Arial"/>
          <w:b/>
          <w:bCs/>
          <w:color w:val="000000"/>
          <w:sz w:val="20"/>
          <w:szCs w:val="20"/>
        </w:rPr>
        <w:t>404</w:t>
      </w:r>
      <w:r>
        <w:rPr>
          <w:rFonts w:ascii="Arial" w:eastAsia="Arial" w:hAnsi="Arial" w:cs="Arial"/>
          <w:color w:val="000000"/>
          <w:sz w:val="20"/>
          <w:szCs w:val="20"/>
        </w:rPr>
        <w:t>, 109136 (2020).</w:t>
      </w:r>
    </w:p>
    <w:p w14:paraId="000000E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67.</w:t>
      </w:r>
      <w:r>
        <w:rPr>
          <w:rFonts w:ascii="Arial" w:eastAsia="Arial" w:hAnsi="Arial" w:cs="Arial"/>
          <w:color w:val="000000"/>
          <w:sz w:val="20"/>
          <w:szCs w:val="20"/>
        </w:rPr>
        <w:tab/>
        <w:t>Polydoros, A., Boukas, E. &amp; Nalpantidis, L. Online multi-target learning of inverse dynamics models for computed-torque control of compliant manipulators. in 4716–4722 (2017). doi:10.1109/IROS.2017.8206344.</w:t>
      </w:r>
    </w:p>
    <w:p w14:paraId="000000E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68.</w:t>
      </w:r>
      <w:r>
        <w:rPr>
          <w:rFonts w:ascii="Arial" w:eastAsia="Arial" w:hAnsi="Arial" w:cs="Arial"/>
          <w:color w:val="000000"/>
          <w:sz w:val="20"/>
          <w:szCs w:val="20"/>
        </w:rPr>
        <w:tab/>
        <w:t xml:space="preserve">Zhang, Y. </w:t>
      </w:r>
      <w:r>
        <w:rPr>
          <w:rFonts w:ascii="Arial" w:eastAsia="Arial" w:hAnsi="Arial" w:cs="Arial"/>
          <w:i/>
          <w:iCs/>
          <w:color w:val="000000"/>
          <w:sz w:val="20"/>
          <w:szCs w:val="20"/>
        </w:rPr>
        <w:t>et al.</w:t>
      </w:r>
      <w:r>
        <w:rPr>
          <w:rFonts w:ascii="Arial" w:eastAsia="Arial" w:hAnsi="Arial" w:cs="Arial"/>
          <w:color w:val="000000"/>
          <w:sz w:val="20"/>
          <w:szCs w:val="20"/>
        </w:rPr>
        <w:t xml:space="preserve"> Invertible liquid neural network-based learning of inverse kinematics and dynamics for robotic manipulators. </w:t>
      </w:r>
      <w:r>
        <w:rPr>
          <w:rFonts w:ascii="Arial" w:eastAsia="Arial" w:hAnsi="Arial" w:cs="Arial"/>
          <w:i/>
          <w:iCs/>
          <w:color w:val="000000"/>
          <w:sz w:val="20"/>
          <w:szCs w:val="20"/>
        </w:rPr>
        <w:t>Sci. Rep.</w:t>
      </w:r>
      <w:r>
        <w:rPr>
          <w:rFonts w:ascii="Arial" w:eastAsia="Arial" w:hAnsi="Arial" w:cs="Arial"/>
          <w:color w:val="000000"/>
          <w:sz w:val="20"/>
          <w:szCs w:val="20"/>
        </w:rPr>
        <w:t xml:space="preserve"> </w:t>
      </w:r>
      <w:r>
        <w:rPr>
          <w:rFonts w:ascii="Arial" w:eastAsia="Arial" w:hAnsi="Arial" w:cs="Arial"/>
          <w:b/>
          <w:bCs/>
          <w:color w:val="000000"/>
          <w:sz w:val="20"/>
          <w:szCs w:val="20"/>
        </w:rPr>
        <w:t>15</w:t>
      </w:r>
      <w:r>
        <w:rPr>
          <w:rFonts w:ascii="Arial" w:eastAsia="Arial" w:hAnsi="Arial" w:cs="Arial"/>
          <w:color w:val="000000"/>
          <w:sz w:val="20"/>
          <w:szCs w:val="20"/>
        </w:rPr>
        <w:t>, 42311 (2025).</w:t>
      </w:r>
    </w:p>
    <w:p w14:paraId="000000E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69.</w:t>
      </w:r>
      <w:r>
        <w:rPr>
          <w:rFonts w:ascii="Arial" w:eastAsia="Arial" w:hAnsi="Arial" w:cs="Arial"/>
          <w:color w:val="000000"/>
          <w:sz w:val="20"/>
          <w:szCs w:val="20"/>
        </w:rPr>
        <w:tab/>
        <w:t xml:space="preserve">Bolderman, M., Fan, D., Lazar, M. &amp; Butler, H. Generalized feedforward control using physics-informed neural networks: 18th IFAC Workshop on Control Applications of Optimization, CAO 2022. </w:t>
      </w:r>
      <w:r>
        <w:rPr>
          <w:rFonts w:ascii="Arial" w:eastAsia="Arial" w:hAnsi="Arial" w:cs="Arial"/>
          <w:i/>
          <w:iCs/>
          <w:color w:val="000000"/>
          <w:sz w:val="20"/>
          <w:szCs w:val="20"/>
        </w:rPr>
        <w:t>IFAC-Pap.</w:t>
      </w:r>
      <w:r>
        <w:rPr>
          <w:rFonts w:ascii="Arial" w:eastAsia="Arial" w:hAnsi="Arial" w:cs="Arial"/>
          <w:color w:val="000000"/>
          <w:sz w:val="20"/>
          <w:szCs w:val="20"/>
        </w:rPr>
        <w:t xml:space="preserve"> </w:t>
      </w:r>
      <w:r>
        <w:rPr>
          <w:rFonts w:ascii="Arial" w:eastAsia="Arial" w:hAnsi="Arial" w:cs="Arial"/>
          <w:b/>
          <w:bCs/>
          <w:color w:val="000000"/>
          <w:sz w:val="20"/>
          <w:szCs w:val="20"/>
        </w:rPr>
        <w:t>55</w:t>
      </w:r>
      <w:r>
        <w:rPr>
          <w:rFonts w:ascii="Arial" w:eastAsia="Arial" w:hAnsi="Arial" w:cs="Arial"/>
          <w:color w:val="000000"/>
          <w:sz w:val="20"/>
          <w:szCs w:val="20"/>
        </w:rPr>
        <w:t>, 148–153 (2022).</w:t>
      </w:r>
    </w:p>
    <w:p w14:paraId="000000E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70.</w:t>
      </w:r>
      <w:r>
        <w:rPr>
          <w:rFonts w:ascii="Arial" w:eastAsia="Arial" w:hAnsi="Arial" w:cs="Arial"/>
          <w:color w:val="000000"/>
          <w:sz w:val="20"/>
          <w:szCs w:val="20"/>
        </w:rPr>
        <w:tab/>
        <w:t xml:space="preserve">Lutter, M. &amp; Peters, J. Combining physics and deep learning to learn continuous-time dynamics models. </w:t>
      </w:r>
      <w:r>
        <w:rPr>
          <w:rFonts w:ascii="Arial" w:eastAsia="Arial" w:hAnsi="Arial" w:cs="Arial"/>
          <w:i/>
          <w:iCs/>
          <w:color w:val="000000"/>
          <w:sz w:val="20"/>
          <w:szCs w:val="20"/>
        </w:rPr>
        <w:t>Int. J. Robot. Res.</w:t>
      </w:r>
      <w:r>
        <w:rPr>
          <w:rFonts w:ascii="Arial" w:eastAsia="Arial" w:hAnsi="Arial" w:cs="Arial"/>
          <w:color w:val="000000"/>
          <w:sz w:val="20"/>
          <w:szCs w:val="20"/>
        </w:rPr>
        <w:t xml:space="preserve"> </w:t>
      </w:r>
      <w:r>
        <w:rPr>
          <w:rFonts w:ascii="Arial" w:eastAsia="Arial" w:hAnsi="Arial" w:cs="Arial"/>
          <w:b/>
          <w:bCs/>
          <w:color w:val="000000"/>
          <w:sz w:val="20"/>
          <w:szCs w:val="20"/>
        </w:rPr>
        <w:t>42</w:t>
      </w:r>
      <w:r>
        <w:rPr>
          <w:rFonts w:ascii="Arial" w:eastAsia="Arial" w:hAnsi="Arial" w:cs="Arial"/>
          <w:color w:val="000000"/>
          <w:sz w:val="20"/>
          <w:szCs w:val="20"/>
        </w:rPr>
        <w:t>, 83–107 (2023).</w:t>
      </w:r>
    </w:p>
    <w:p w14:paraId="000000E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71.</w:t>
      </w:r>
      <w:r>
        <w:rPr>
          <w:rFonts w:ascii="Arial" w:eastAsia="Arial" w:hAnsi="Arial" w:cs="Arial"/>
          <w:color w:val="000000"/>
          <w:sz w:val="20"/>
          <w:szCs w:val="20"/>
        </w:rPr>
        <w:tab/>
        <w:t>Greydanus, S., Dzamba, M. &amp; Yosinski, J. Hamiltonian Neural Networks. Preprint at https://doi.org/10.48550/arXiv.1906.01563 (2019).</w:t>
      </w:r>
    </w:p>
    <w:p w14:paraId="000000F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72.</w:t>
      </w:r>
      <w:r>
        <w:rPr>
          <w:rFonts w:ascii="Arial" w:eastAsia="Arial" w:hAnsi="Arial" w:cs="Arial"/>
          <w:color w:val="000000"/>
          <w:sz w:val="20"/>
          <w:szCs w:val="20"/>
        </w:rPr>
        <w:tab/>
        <w:t xml:space="preserve">Cranmer, M. </w:t>
      </w:r>
      <w:r>
        <w:rPr>
          <w:rFonts w:ascii="Arial" w:eastAsia="Arial" w:hAnsi="Arial" w:cs="Arial"/>
          <w:i/>
          <w:iCs/>
          <w:color w:val="000000"/>
          <w:sz w:val="20"/>
          <w:szCs w:val="20"/>
        </w:rPr>
        <w:t>et al.</w:t>
      </w:r>
      <w:r>
        <w:rPr>
          <w:rFonts w:ascii="Arial" w:eastAsia="Arial" w:hAnsi="Arial" w:cs="Arial"/>
          <w:color w:val="000000"/>
          <w:sz w:val="20"/>
          <w:szCs w:val="20"/>
        </w:rPr>
        <w:t xml:space="preserve"> Lagrangian Neural Networks. Preprint at https://doi.org/10.48550/arXiv.2003.04630 (2020).</w:t>
      </w:r>
    </w:p>
    <w:p w14:paraId="000000F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73.</w:t>
      </w:r>
      <w:r>
        <w:rPr>
          <w:rFonts w:ascii="Arial" w:eastAsia="Arial" w:hAnsi="Arial" w:cs="Arial"/>
          <w:color w:val="000000"/>
          <w:sz w:val="20"/>
          <w:szCs w:val="20"/>
        </w:rPr>
        <w:tab/>
        <w:t>Duong, T., Altawaitan, A., Stanley, J. &amp; Atanasov, N. Port-Hamiltonian Neural ODE Networks on Lie Groups For Robot Dynamics Learning and Control. Preprint at https://doi.org/10.48550/arXiv.2401.09520 (2024).</w:t>
      </w:r>
    </w:p>
    <w:p w14:paraId="000000F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74.</w:t>
      </w:r>
      <w:r>
        <w:rPr>
          <w:rFonts w:ascii="Arial" w:eastAsia="Arial" w:hAnsi="Arial" w:cs="Arial"/>
          <w:color w:val="000000"/>
          <w:sz w:val="20"/>
          <w:szCs w:val="20"/>
        </w:rPr>
        <w:tab/>
        <w:t xml:space="preserve">Todorov, E., Erez, T. &amp; Tassa, Y. MuJoCo: A physics engine for model-based control. in </w:t>
      </w:r>
      <w:r>
        <w:rPr>
          <w:rFonts w:ascii="Arial" w:eastAsia="Arial" w:hAnsi="Arial" w:cs="Arial"/>
          <w:i/>
          <w:iCs/>
          <w:color w:val="000000"/>
          <w:sz w:val="20"/>
          <w:szCs w:val="20"/>
        </w:rPr>
        <w:t>2012 IEEE/RSJ International Conference on Intelligent Robots and Systems</w:t>
      </w:r>
      <w:r>
        <w:rPr>
          <w:rFonts w:ascii="Arial" w:eastAsia="Arial" w:hAnsi="Arial" w:cs="Arial"/>
          <w:color w:val="000000"/>
          <w:sz w:val="20"/>
          <w:szCs w:val="20"/>
        </w:rPr>
        <w:t xml:space="preserve"> 5026–5033 (2012). doi:10.1109/IROS.2012.6386109.</w:t>
      </w:r>
    </w:p>
    <w:p w14:paraId="000000F3"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75.</w:t>
      </w:r>
      <w:r>
        <w:rPr>
          <w:rFonts w:ascii="Arial" w:eastAsia="Arial" w:hAnsi="Arial" w:cs="Arial"/>
          <w:color w:val="000000"/>
          <w:sz w:val="20"/>
          <w:szCs w:val="20"/>
        </w:rPr>
        <w:tab/>
        <w:t xml:space="preserve">Makoviychuk, V. </w:t>
      </w:r>
      <w:r>
        <w:rPr>
          <w:rFonts w:ascii="Arial" w:eastAsia="Arial" w:hAnsi="Arial" w:cs="Arial"/>
          <w:i/>
          <w:iCs/>
          <w:color w:val="000000"/>
          <w:sz w:val="20"/>
          <w:szCs w:val="20"/>
        </w:rPr>
        <w:t>et al.</w:t>
      </w:r>
      <w:r>
        <w:rPr>
          <w:rFonts w:ascii="Arial" w:eastAsia="Arial" w:hAnsi="Arial" w:cs="Arial"/>
          <w:color w:val="000000"/>
          <w:sz w:val="20"/>
          <w:szCs w:val="20"/>
        </w:rPr>
        <w:t xml:space="preserve"> Isaac Gym: High Performance GPU-Based Physics Simulation For Robot Learning. </w:t>
      </w:r>
      <w:r>
        <w:rPr>
          <w:rFonts w:ascii="Arial" w:eastAsia="Arial" w:hAnsi="Arial" w:cs="Arial"/>
          <w:i/>
          <w:iCs/>
          <w:color w:val="000000"/>
          <w:sz w:val="20"/>
          <w:szCs w:val="20"/>
        </w:rPr>
        <w:t>ArXiv</w:t>
      </w:r>
      <w:r>
        <w:rPr>
          <w:rFonts w:ascii="Arial" w:eastAsia="Arial" w:hAnsi="Arial" w:cs="Arial"/>
          <w:color w:val="000000"/>
          <w:sz w:val="20"/>
          <w:szCs w:val="20"/>
        </w:rPr>
        <w:t xml:space="preserve"> https://www.semanticscholar.org/paper/Isaac-Gym%3A-High-Performance-GPU-Based-Physics-For-Makoviychuk-Wawrzyniak/49142e3e381c0dc7fee0049ea41d2ef02c0340d7 (2021).</w:t>
      </w:r>
    </w:p>
    <w:p w14:paraId="000000F4"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76.</w:t>
      </w:r>
      <w:r>
        <w:rPr>
          <w:rFonts w:ascii="Arial" w:eastAsia="Arial" w:hAnsi="Arial" w:cs="Arial"/>
          <w:color w:val="000000"/>
          <w:sz w:val="20"/>
          <w:szCs w:val="20"/>
        </w:rPr>
        <w:tab/>
        <w:t xml:space="preserve">Rudin, N., Hoeller, D., Reist, P. &amp; Hutter, M. Learning to Walk in Minutes Using Massively Parallel Deep Reinforcement Learning. </w:t>
      </w:r>
      <w:r>
        <w:rPr>
          <w:rFonts w:ascii="Arial" w:eastAsia="Arial" w:hAnsi="Arial" w:cs="Arial"/>
          <w:i/>
          <w:iCs/>
          <w:color w:val="000000"/>
          <w:sz w:val="20"/>
          <w:szCs w:val="20"/>
        </w:rPr>
        <w:t>ArXiv</w:t>
      </w:r>
      <w:r>
        <w:rPr>
          <w:rFonts w:ascii="Arial" w:eastAsia="Arial" w:hAnsi="Arial" w:cs="Arial"/>
          <w:color w:val="000000"/>
          <w:sz w:val="20"/>
          <w:szCs w:val="20"/>
        </w:rPr>
        <w:t xml:space="preserve"> https://www.semanticscholar.org/paper/Learning-to-Walk-in-Minutes-Using-Massively-Deep-Rudin-Hoeller/ca6096142016a2ba8133f6cb2c04ad30f5eae730 (2021).</w:t>
      </w:r>
    </w:p>
    <w:p w14:paraId="000000F5"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77.</w:t>
      </w:r>
      <w:r>
        <w:rPr>
          <w:rFonts w:ascii="Arial" w:eastAsia="Arial" w:hAnsi="Arial" w:cs="Arial"/>
          <w:color w:val="000000"/>
          <w:sz w:val="20"/>
          <w:szCs w:val="20"/>
        </w:rPr>
        <w:tab/>
        <w:t xml:space="preserve">Herrick, E. M. &amp; Yakovenko, S. Evidence of sensory error threshold in triggering locomotor adaptations in humans. </w:t>
      </w:r>
      <w:r>
        <w:rPr>
          <w:rFonts w:ascii="Arial" w:eastAsia="Arial" w:hAnsi="Arial" w:cs="Arial"/>
          <w:i/>
          <w:iCs/>
          <w:color w:val="000000"/>
          <w:sz w:val="20"/>
          <w:szCs w:val="20"/>
        </w:rPr>
        <w:t>PLOS ONE</w:t>
      </w:r>
      <w:r>
        <w:rPr>
          <w:rFonts w:ascii="Arial" w:eastAsia="Arial" w:hAnsi="Arial" w:cs="Arial"/>
          <w:color w:val="000000"/>
          <w:sz w:val="20"/>
          <w:szCs w:val="20"/>
        </w:rPr>
        <w:t xml:space="preserve"> </w:t>
      </w:r>
      <w:r>
        <w:rPr>
          <w:rFonts w:ascii="Arial" w:eastAsia="Arial" w:hAnsi="Arial" w:cs="Arial"/>
          <w:b/>
          <w:bCs/>
          <w:color w:val="000000"/>
          <w:sz w:val="20"/>
          <w:szCs w:val="20"/>
        </w:rPr>
        <w:t>20</w:t>
      </w:r>
      <w:r>
        <w:rPr>
          <w:rFonts w:ascii="Arial" w:eastAsia="Arial" w:hAnsi="Arial" w:cs="Arial"/>
          <w:color w:val="000000"/>
          <w:sz w:val="20"/>
          <w:szCs w:val="20"/>
        </w:rPr>
        <w:t>, e0321949 (2025).</w:t>
      </w:r>
    </w:p>
    <w:p w14:paraId="000000F6"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78.</w:t>
      </w:r>
      <w:r>
        <w:rPr>
          <w:rFonts w:ascii="Arial" w:eastAsia="Arial" w:hAnsi="Arial" w:cs="Arial"/>
          <w:color w:val="000000"/>
          <w:sz w:val="20"/>
          <w:szCs w:val="20"/>
        </w:rPr>
        <w:tab/>
        <w:t xml:space="preserve">Shadmehr, R. &amp; Mussa-Ivaldi, F. A. Adaptive representation of dynamics during learning of a motor task. </w:t>
      </w:r>
      <w:r>
        <w:rPr>
          <w:rFonts w:ascii="Arial" w:eastAsia="Arial" w:hAnsi="Arial" w:cs="Arial"/>
          <w:i/>
          <w:iCs/>
          <w:color w:val="000000"/>
          <w:sz w:val="20"/>
          <w:szCs w:val="20"/>
        </w:rPr>
        <w:t>J. Neurosci.</w:t>
      </w:r>
      <w:r>
        <w:rPr>
          <w:rFonts w:ascii="Arial" w:eastAsia="Arial" w:hAnsi="Arial" w:cs="Arial"/>
          <w:color w:val="000000"/>
          <w:sz w:val="20"/>
          <w:szCs w:val="20"/>
        </w:rPr>
        <w:t xml:space="preserve"> </w:t>
      </w:r>
      <w:r>
        <w:rPr>
          <w:rFonts w:ascii="Arial" w:eastAsia="Arial" w:hAnsi="Arial" w:cs="Arial"/>
          <w:b/>
          <w:bCs/>
          <w:color w:val="000000"/>
          <w:sz w:val="20"/>
          <w:szCs w:val="20"/>
        </w:rPr>
        <w:t>14</w:t>
      </w:r>
      <w:r>
        <w:rPr>
          <w:rFonts w:ascii="Arial" w:eastAsia="Arial" w:hAnsi="Arial" w:cs="Arial"/>
          <w:color w:val="000000"/>
          <w:sz w:val="20"/>
          <w:szCs w:val="20"/>
        </w:rPr>
        <w:t>, 3208–3224 (1994).</w:t>
      </w:r>
    </w:p>
    <w:p w14:paraId="000000F7"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79.</w:t>
      </w:r>
      <w:r>
        <w:rPr>
          <w:rFonts w:ascii="Arial" w:eastAsia="Arial" w:hAnsi="Arial" w:cs="Arial"/>
          <w:color w:val="000000"/>
          <w:sz w:val="20"/>
          <w:szCs w:val="20"/>
        </w:rPr>
        <w:tab/>
        <w:t xml:space="preserve">Wolpert, D. M. &amp; Miall, R. C. Forward Models for Physiological Motor Control. </w:t>
      </w:r>
      <w:r>
        <w:rPr>
          <w:rFonts w:ascii="Arial" w:eastAsia="Arial" w:hAnsi="Arial" w:cs="Arial"/>
          <w:i/>
          <w:iCs/>
          <w:color w:val="000000"/>
          <w:sz w:val="20"/>
          <w:szCs w:val="20"/>
        </w:rPr>
        <w:t>Neural Netw. Off. J. Int. Neural Netw. Soc.</w:t>
      </w:r>
      <w:r>
        <w:rPr>
          <w:rFonts w:ascii="Arial" w:eastAsia="Arial" w:hAnsi="Arial" w:cs="Arial"/>
          <w:color w:val="000000"/>
          <w:sz w:val="20"/>
          <w:szCs w:val="20"/>
        </w:rPr>
        <w:t xml:space="preserve"> </w:t>
      </w:r>
      <w:r>
        <w:rPr>
          <w:rFonts w:ascii="Arial" w:eastAsia="Arial" w:hAnsi="Arial" w:cs="Arial"/>
          <w:b/>
          <w:bCs/>
          <w:color w:val="000000"/>
          <w:sz w:val="20"/>
          <w:szCs w:val="20"/>
        </w:rPr>
        <w:t>9</w:t>
      </w:r>
      <w:r>
        <w:rPr>
          <w:rFonts w:ascii="Arial" w:eastAsia="Arial" w:hAnsi="Arial" w:cs="Arial"/>
          <w:color w:val="000000"/>
          <w:sz w:val="20"/>
          <w:szCs w:val="20"/>
        </w:rPr>
        <w:t>, 1265–1279 (1996).</w:t>
      </w:r>
    </w:p>
    <w:p w14:paraId="000000F8"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80.</w:t>
      </w:r>
      <w:r>
        <w:rPr>
          <w:rFonts w:ascii="Arial" w:eastAsia="Arial" w:hAnsi="Arial" w:cs="Arial"/>
          <w:color w:val="000000"/>
          <w:sz w:val="20"/>
          <w:szCs w:val="20"/>
        </w:rPr>
        <w:tab/>
        <w:t xml:space="preserve">Ishikawa, T., Tomatsu, S., Izawa, J. &amp; Kakei, S. The cerebro-cerebellum: Could it be loci of forward models? </w:t>
      </w:r>
      <w:r>
        <w:rPr>
          <w:rFonts w:ascii="Arial" w:eastAsia="Arial" w:hAnsi="Arial" w:cs="Arial"/>
          <w:i/>
          <w:iCs/>
          <w:color w:val="000000"/>
          <w:sz w:val="20"/>
          <w:szCs w:val="20"/>
        </w:rPr>
        <w:t>Neurosci. Res.</w:t>
      </w:r>
      <w:r>
        <w:rPr>
          <w:rFonts w:ascii="Arial" w:eastAsia="Arial" w:hAnsi="Arial" w:cs="Arial"/>
          <w:color w:val="000000"/>
          <w:sz w:val="20"/>
          <w:szCs w:val="20"/>
        </w:rPr>
        <w:t xml:space="preserve"> </w:t>
      </w:r>
      <w:r>
        <w:rPr>
          <w:rFonts w:ascii="Arial" w:eastAsia="Arial" w:hAnsi="Arial" w:cs="Arial"/>
          <w:b/>
          <w:bCs/>
          <w:color w:val="000000"/>
          <w:sz w:val="20"/>
          <w:szCs w:val="20"/>
        </w:rPr>
        <w:t>104</w:t>
      </w:r>
      <w:r>
        <w:rPr>
          <w:rFonts w:ascii="Arial" w:eastAsia="Arial" w:hAnsi="Arial" w:cs="Arial"/>
          <w:color w:val="000000"/>
          <w:sz w:val="20"/>
          <w:szCs w:val="20"/>
        </w:rPr>
        <w:t>, 72–79 (2016).</w:t>
      </w:r>
    </w:p>
    <w:p w14:paraId="000000F9"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lastRenderedPageBreak/>
        <w:t>81.</w:t>
      </w:r>
      <w:r>
        <w:rPr>
          <w:rFonts w:ascii="Arial" w:eastAsia="Arial" w:hAnsi="Arial" w:cs="Arial"/>
          <w:color w:val="000000"/>
          <w:sz w:val="20"/>
          <w:szCs w:val="20"/>
        </w:rPr>
        <w:tab/>
        <w:t xml:space="preserve">Ebner, T. J. &amp; Pasalar, S. Cerebellum Predicts the Future Motor State. </w:t>
      </w:r>
      <w:r>
        <w:rPr>
          <w:rFonts w:ascii="Arial" w:eastAsia="Arial" w:hAnsi="Arial" w:cs="Arial"/>
          <w:i/>
          <w:iCs/>
          <w:color w:val="000000"/>
          <w:sz w:val="20"/>
          <w:szCs w:val="20"/>
        </w:rPr>
        <w:t>The Cerebellum</w:t>
      </w:r>
      <w:r>
        <w:rPr>
          <w:rFonts w:ascii="Arial" w:eastAsia="Arial" w:hAnsi="Arial" w:cs="Arial"/>
          <w:color w:val="000000"/>
          <w:sz w:val="20"/>
          <w:szCs w:val="20"/>
        </w:rPr>
        <w:t xml:space="preserve"> </w:t>
      </w:r>
      <w:r>
        <w:rPr>
          <w:rFonts w:ascii="Arial" w:eastAsia="Arial" w:hAnsi="Arial" w:cs="Arial"/>
          <w:b/>
          <w:bCs/>
          <w:color w:val="000000"/>
          <w:sz w:val="20"/>
          <w:szCs w:val="20"/>
        </w:rPr>
        <w:t>7</w:t>
      </w:r>
      <w:r>
        <w:rPr>
          <w:rFonts w:ascii="Arial" w:eastAsia="Arial" w:hAnsi="Arial" w:cs="Arial"/>
          <w:color w:val="000000"/>
          <w:sz w:val="20"/>
          <w:szCs w:val="20"/>
        </w:rPr>
        <w:t>, 583–588 (2008).</w:t>
      </w:r>
    </w:p>
    <w:p w14:paraId="000000FA"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82.</w:t>
      </w:r>
      <w:r>
        <w:rPr>
          <w:rFonts w:ascii="Arial" w:eastAsia="Arial" w:hAnsi="Arial" w:cs="Arial"/>
          <w:color w:val="000000"/>
          <w:sz w:val="20"/>
          <w:szCs w:val="20"/>
        </w:rPr>
        <w:tab/>
        <w:t xml:space="preserve">Atkeson, C. G., An, C. H. &amp; Hollerbach, J. M. Estimation of Inertial Parameters of Manipulator Loads and Links. </w:t>
      </w:r>
      <w:r>
        <w:rPr>
          <w:rFonts w:ascii="Arial" w:eastAsia="Arial" w:hAnsi="Arial" w:cs="Arial"/>
          <w:i/>
          <w:iCs/>
          <w:color w:val="000000"/>
          <w:sz w:val="20"/>
          <w:szCs w:val="20"/>
        </w:rPr>
        <w:t>Int. J. Robot. Res.</w:t>
      </w:r>
      <w:r>
        <w:rPr>
          <w:rFonts w:ascii="Arial" w:eastAsia="Arial" w:hAnsi="Arial" w:cs="Arial"/>
          <w:color w:val="000000"/>
          <w:sz w:val="20"/>
          <w:szCs w:val="20"/>
        </w:rPr>
        <w:t xml:space="preserve"> </w:t>
      </w:r>
      <w:r>
        <w:rPr>
          <w:rFonts w:ascii="Arial" w:eastAsia="Arial" w:hAnsi="Arial" w:cs="Arial"/>
          <w:b/>
          <w:bCs/>
          <w:color w:val="000000"/>
          <w:sz w:val="20"/>
          <w:szCs w:val="20"/>
        </w:rPr>
        <w:t>5</w:t>
      </w:r>
      <w:r>
        <w:rPr>
          <w:rFonts w:ascii="Arial" w:eastAsia="Arial" w:hAnsi="Arial" w:cs="Arial"/>
          <w:color w:val="000000"/>
          <w:sz w:val="20"/>
          <w:szCs w:val="20"/>
        </w:rPr>
        <w:t>, 101–119 (1986).</w:t>
      </w:r>
    </w:p>
    <w:p w14:paraId="000000FB"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83.</w:t>
      </w:r>
      <w:r>
        <w:rPr>
          <w:rFonts w:ascii="Arial" w:eastAsia="Arial" w:hAnsi="Arial" w:cs="Arial"/>
          <w:color w:val="000000"/>
          <w:sz w:val="20"/>
          <w:szCs w:val="20"/>
        </w:rPr>
        <w:tab/>
        <w:t xml:space="preserve">Gautier, M. &amp; Khalil, W. Direct calculation of minimum set of inertial parameters of serial robots. </w:t>
      </w:r>
      <w:r>
        <w:rPr>
          <w:rFonts w:ascii="Arial" w:eastAsia="Arial" w:hAnsi="Arial" w:cs="Arial"/>
          <w:i/>
          <w:iCs/>
          <w:color w:val="000000"/>
          <w:sz w:val="20"/>
          <w:szCs w:val="20"/>
        </w:rPr>
        <w:t>IEEE Trans. Robot. Autom.</w:t>
      </w:r>
      <w:r>
        <w:rPr>
          <w:rFonts w:ascii="Arial" w:eastAsia="Arial" w:hAnsi="Arial" w:cs="Arial"/>
          <w:color w:val="000000"/>
          <w:sz w:val="20"/>
          <w:szCs w:val="20"/>
        </w:rPr>
        <w:t xml:space="preserve"> </w:t>
      </w:r>
      <w:r>
        <w:rPr>
          <w:rFonts w:ascii="Arial" w:eastAsia="Arial" w:hAnsi="Arial" w:cs="Arial"/>
          <w:b/>
          <w:bCs/>
          <w:color w:val="000000"/>
          <w:sz w:val="20"/>
          <w:szCs w:val="20"/>
        </w:rPr>
        <w:t>6</w:t>
      </w:r>
      <w:r>
        <w:rPr>
          <w:rFonts w:ascii="Arial" w:eastAsia="Arial" w:hAnsi="Arial" w:cs="Arial"/>
          <w:color w:val="000000"/>
          <w:sz w:val="20"/>
          <w:szCs w:val="20"/>
        </w:rPr>
        <w:t>, 368–373 (1990).</w:t>
      </w:r>
    </w:p>
    <w:p w14:paraId="000000FC"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84.</w:t>
      </w:r>
      <w:r>
        <w:rPr>
          <w:rFonts w:ascii="Arial" w:eastAsia="Arial" w:hAnsi="Arial" w:cs="Arial"/>
          <w:color w:val="000000"/>
          <w:sz w:val="20"/>
          <w:szCs w:val="20"/>
        </w:rPr>
        <w:tab/>
        <w:t xml:space="preserve">Wu, J., Wang, J. &amp; You, Z. An overview of dynamic parameter identification of robots. </w:t>
      </w:r>
      <w:r>
        <w:rPr>
          <w:rFonts w:ascii="Arial" w:eastAsia="Arial" w:hAnsi="Arial" w:cs="Arial"/>
          <w:i/>
          <w:iCs/>
          <w:color w:val="000000"/>
          <w:sz w:val="20"/>
          <w:szCs w:val="20"/>
        </w:rPr>
        <w:t>Robot. Comput.-Integr. Manuf.</w:t>
      </w:r>
      <w:r>
        <w:rPr>
          <w:rFonts w:ascii="Arial" w:eastAsia="Arial" w:hAnsi="Arial" w:cs="Arial"/>
          <w:color w:val="000000"/>
          <w:sz w:val="20"/>
          <w:szCs w:val="20"/>
        </w:rPr>
        <w:t xml:space="preserve"> </w:t>
      </w:r>
      <w:r>
        <w:rPr>
          <w:rFonts w:ascii="Arial" w:eastAsia="Arial" w:hAnsi="Arial" w:cs="Arial"/>
          <w:b/>
          <w:bCs/>
          <w:color w:val="000000"/>
          <w:sz w:val="20"/>
          <w:szCs w:val="20"/>
        </w:rPr>
        <w:t>26</w:t>
      </w:r>
      <w:r>
        <w:rPr>
          <w:rFonts w:ascii="Arial" w:eastAsia="Arial" w:hAnsi="Arial" w:cs="Arial"/>
          <w:color w:val="000000"/>
          <w:sz w:val="20"/>
          <w:szCs w:val="20"/>
        </w:rPr>
        <w:t>, 414–419 (2010).</w:t>
      </w:r>
    </w:p>
    <w:p w14:paraId="000000FD"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85.</w:t>
      </w:r>
      <w:r>
        <w:rPr>
          <w:rFonts w:ascii="Arial" w:eastAsia="Arial" w:hAnsi="Arial" w:cs="Arial"/>
          <w:color w:val="000000"/>
          <w:sz w:val="20"/>
          <w:szCs w:val="20"/>
        </w:rPr>
        <w:tab/>
        <w:t xml:space="preserve">Manukian, M., Bahdasariants, S. &amp; Yakovenko, S. Artificial physics engine for real-time inverse dynamics of arm and hand movement. </w:t>
      </w:r>
      <w:r>
        <w:rPr>
          <w:rFonts w:ascii="Arial" w:eastAsia="Arial" w:hAnsi="Arial" w:cs="Arial"/>
          <w:i/>
          <w:iCs/>
          <w:color w:val="000000"/>
          <w:sz w:val="20"/>
          <w:szCs w:val="20"/>
        </w:rPr>
        <w:t>PLOS ONE</w:t>
      </w:r>
      <w:r>
        <w:rPr>
          <w:rFonts w:ascii="Arial" w:eastAsia="Arial" w:hAnsi="Arial" w:cs="Arial"/>
          <w:color w:val="000000"/>
          <w:sz w:val="20"/>
          <w:szCs w:val="20"/>
        </w:rPr>
        <w:t xml:space="preserve"> </w:t>
      </w:r>
      <w:r>
        <w:rPr>
          <w:rFonts w:ascii="Arial" w:eastAsia="Arial" w:hAnsi="Arial" w:cs="Arial"/>
          <w:b/>
          <w:bCs/>
          <w:color w:val="000000"/>
          <w:sz w:val="20"/>
          <w:szCs w:val="20"/>
        </w:rPr>
        <w:t>18</w:t>
      </w:r>
      <w:r>
        <w:rPr>
          <w:rFonts w:ascii="Arial" w:eastAsia="Arial" w:hAnsi="Arial" w:cs="Arial"/>
          <w:color w:val="000000"/>
          <w:sz w:val="20"/>
          <w:szCs w:val="20"/>
        </w:rPr>
        <w:t>, e0295750 (2023).</w:t>
      </w:r>
    </w:p>
    <w:p w14:paraId="000000FE"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86.</w:t>
      </w:r>
      <w:r>
        <w:rPr>
          <w:rFonts w:ascii="Arial" w:eastAsia="Arial" w:hAnsi="Arial" w:cs="Arial"/>
          <w:color w:val="000000"/>
          <w:sz w:val="20"/>
          <w:szCs w:val="20"/>
        </w:rPr>
        <w:tab/>
        <w:t xml:space="preserve">Hollerbach, J. M. &amp; Flash, T. Dynamic interactions between limb segments during planar arm movement. </w:t>
      </w:r>
      <w:r>
        <w:rPr>
          <w:rFonts w:ascii="Arial" w:eastAsia="Arial" w:hAnsi="Arial" w:cs="Arial"/>
          <w:i/>
          <w:iCs/>
          <w:color w:val="000000"/>
          <w:sz w:val="20"/>
          <w:szCs w:val="20"/>
        </w:rPr>
        <w:t>Biol. Cybern.</w:t>
      </w:r>
      <w:r>
        <w:rPr>
          <w:rFonts w:ascii="Arial" w:eastAsia="Arial" w:hAnsi="Arial" w:cs="Arial"/>
          <w:color w:val="000000"/>
          <w:sz w:val="20"/>
          <w:szCs w:val="20"/>
        </w:rPr>
        <w:t xml:space="preserve"> </w:t>
      </w:r>
      <w:r>
        <w:rPr>
          <w:rFonts w:ascii="Arial" w:eastAsia="Arial" w:hAnsi="Arial" w:cs="Arial"/>
          <w:b/>
          <w:bCs/>
          <w:color w:val="000000"/>
          <w:sz w:val="20"/>
          <w:szCs w:val="20"/>
        </w:rPr>
        <w:t>44</w:t>
      </w:r>
      <w:r>
        <w:rPr>
          <w:rFonts w:ascii="Arial" w:eastAsia="Arial" w:hAnsi="Arial" w:cs="Arial"/>
          <w:color w:val="000000"/>
          <w:sz w:val="20"/>
          <w:szCs w:val="20"/>
        </w:rPr>
        <w:t>, 67–77 (1982).</w:t>
      </w:r>
    </w:p>
    <w:p w14:paraId="000000FF"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87.</w:t>
      </w:r>
      <w:r>
        <w:rPr>
          <w:rFonts w:ascii="Arial" w:eastAsia="Arial" w:hAnsi="Arial" w:cs="Arial"/>
          <w:color w:val="000000"/>
          <w:sz w:val="20"/>
          <w:szCs w:val="20"/>
        </w:rPr>
        <w:tab/>
        <w:t xml:space="preserve">Gribble, P. L. &amp; Ostry, D. J. Compensation for Interaction Torques During Single- and Multijoint Limb Movement. </w:t>
      </w:r>
      <w:r>
        <w:rPr>
          <w:rFonts w:ascii="Arial" w:eastAsia="Arial" w:hAnsi="Arial" w:cs="Arial"/>
          <w:i/>
          <w:iCs/>
          <w:color w:val="000000"/>
          <w:sz w:val="20"/>
          <w:szCs w:val="20"/>
        </w:rPr>
        <w:t>J. Neurophysiol.</w:t>
      </w:r>
      <w:r>
        <w:rPr>
          <w:rFonts w:ascii="Arial" w:eastAsia="Arial" w:hAnsi="Arial" w:cs="Arial"/>
          <w:color w:val="000000"/>
          <w:sz w:val="20"/>
          <w:szCs w:val="20"/>
        </w:rPr>
        <w:t xml:space="preserve"> </w:t>
      </w:r>
      <w:r>
        <w:rPr>
          <w:rFonts w:ascii="Arial" w:eastAsia="Arial" w:hAnsi="Arial" w:cs="Arial"/>
          <w:b/>
          <w:bCs/>
          <w:color w:val="000000"/>
          <w:sz w:val="20"/>
          <w:szCs w:val="20"/>
        </w:rPr>
        <w:t>82</w:t>
      </w:r>
      <w:r>
        <w:rPr>
          <w:rFonts w:ascii="Arial" w:eastAsia="Arial" w:hAnsi="Arial" w:cs="Arial"/>
          <w:color w:val="000000"/>
          <w:sz w:val="20"/>
          <w:szCs w:val="20"/>
        </w:rPr>
        <w:t>, 2310–2326 (1999).</w:t>
      </w:r>
    </w:p>
    <w:p w14:paraId="00000100"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88.</w:t>
      </w:r>
      <w:r>
        <w:rPr>
          <w:rFonts w:ascii="Arial" w:eastAsia="Arial" w:hAnsi="Arial" w:cs="Arial"/>
          <w:color w:val="000000"/>
          <w:sz w:val="20"/>
          <w:szCs w:val="20"/>
        </w:rPr>
        <w:tab/>
        <w:t xml:space="preserve">Mochon, S. &amp; McMahon, T. A. Ballistic walking: an improved model. </w:t>
      </w:r>
      <w:r>
        <w:rPr>
          <w:rFonts w:ascii="Arial" w:eastAsia="Arial" w:hAnsi="Arial" w:cs="Arial"/>
          <w:i/>
          <w:iCs/>
          <w:color w:val="000000"/>
          <w:sz w:val="20"/>
          <w:szCs w:val="20"/>
        </w:rPr>
        <w:t>Math. Biosci.</w:t>
      </w:r>
      <w:r>
        <w:rPr>
          <w:rFonts w:ascii="Arial" w:eastAsia="Arial" w:hAnsi="Arial" w:cs="Arial"/>
          <w:color w:val="000000"/>
          <w:sz w:val="20"/>
          <w:szCs w:val="20"/>
        </w:rPr>
        <w:t xml:space="preserve"> </w:t>
      </w:r>
      <w:r>
        <w:rPr>
          <w:rFonts w:ascii="Arial" w:eastAsia="Arial" w:hAnsi="Arial" w:cs="Arial"/>
          <w:b/>
          <w:bCs/>
          <w:color w:val="000000"/>
          <w:sz w:val="20"/>
          <w:szCs w:val="20"/>
        </w:rPr>
        <w:t>52</w:t>
      </w:r>
      <w:r>
        <w:rPr>
          <w:rFonts w:ascii="Arial" w:eastAsia="Arial" w:hAnsi="Arial" w:cs="Arial"/>
          <w:color w:val="000000"/>
          <w:sz w:val="20"/>
          <w:szCs w:val="20"/>
        </w:rPr>
        <w:t>, 241–260 (1980).</w:t>
      </w:r>
    </w:p>
    <w:p w14:paraId="00000101"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89.</w:t>
      </w:r>
      <w:r>
        <w:rPr>
          <w:rFonts w:ascii="Arial" w:eastAsia="Arial" w:hAnsi="Arial" w:cs="Arial"/>
          <w:color w:val="000000"/>
          <w:sz w:val="20"/>
          <w:szCs w:val="20"/>
        </w:rPr>
        <w:tab/>
        <w:t xml:space="preserve">McGeer, T. Passive walking with knees. in </w:t>
      </w:r>
      <w:r>
        <w:rPr>
          <w:rFonts w:ascii="Arial" w:eastAsia="Arial" w:hAnsi="Arial" w:cs="Arial"/>
          <w:i/>
          <w:iCs/>
          <w:color w:val="000000"/>
          <w:sz w:val="20"/>
          <w:szCs w:val="20"/>
        </w:rPr>
        <w:t>, IEEE International Conference on Robotics and Automation Proceedings</w:t>
      </w:r>
      <w:r>
        <w:rPr>
          <w:rFonts w:ascii="Arial" w:eastAsia="Arial" w:hAnsi="Arial" w:cs="Arial"/>
          <w:color w:val="000000"/>
          <w:sz w:val="20"/>
          <w:szCs w:val="20"/>
        </w:rPr>
        <w:t xml:space="preserve"> 1640–1645 vol.3 (1990). doi:10.1109/ROBOT.1990.126245.</w:t>
      </w:r>
    </w:p>
    <w:p w14:paraId="00000102" w14:textId="77777777" w:rsidR="00F341AA" w:rsidRDefault="00000000">
      <w:pPr>
        <w:pBdr>
          <w:top w:val="nil"/>
          <w:left w:val="nil"/>
          <w:bottom w:val="nil"/>
          <w:right w:val="nil"/>
          <w:between w:val="nil"/>
        </w:pBdr>
        <w:tabs>
          <w:tab w:val="left" w:pos="380"/>
        </w:tabs>
        <w:spacing w:line="480" w:lineRule="auto"/>
        <w:ind w:left="384" w:hanging="384"/>
        <w:jc w:val="both"/>
        <w:rPr>
          <w:rFonts w:ascii="Arial" w:eastAsia="Arial" w:hAnsi="Arial" w:cs="Arial"/>
          <w:color w:val="000000"/>
          <w:sz w:val="20"/>
          <w:szCs w:val="20"/>
        </w:rPr>
      </w:pPr>
      <w:r>
        <w:rPr>
          <w:rFonts w:ascii="Arial" w:eastAsia="Arial" w:hAnsi="Arial" w:cs="Arial"/>
          <w:color w:val="000000"/>
          <w:sz w:val="20"/>
          <w:szCs w:val="20"/>
        </w:rPr>
        <w:t>90.</w:t>
      </w:r>
      <w:r>
        <w:rPr>
          <w:rFonts w:ascii="Arial" w:eastAsia="Arial" w:hAnsi="Arial" w:cs="Arial"/>
          <w:color w:val="000000"/>
          <w:sz w:val="20"/>
          <w:szCs w:val="20"/>
        </w:rPr>
        <w:tab/>
        <w:t xml:space="preserve">Garcia, M., Chatterjee, A., Ruina, A. &amp; Coleman, M. The Simplest Walking Model: Stability, Complexity, and Scaling. </w:t>
      </w:r>
      <w:r>
        <w:rPr>
          <w:rFonts w:ascii="Arial" w:eastAsia="Arial" w:hAnsi="Arial" w:cs="Arial"/>
          <w:i/>
          <w:iCs/>
          <w:color w:val="000000"/>
          <w:sz w:val="20"/>
          <w:szCs w:val="20"/>
        </w:rPr>
        <w:t>J. Biomech. Eng.</w:t>
      </w:r>
      <w:r>
        <w:rPr>
          <w:rFonts w:ascii="Arial" w:eastAsia="Arial" w:hAnsi="Arial" w:cs="Arial"/>
          <w:color w:val="000000"/>
          <w:sz w:val="20"/>
          <w:szCs w:val="20"/>
        </w:rPr>
        <w:t xml:space="preserve"> </w:t>
      </w:r>
      <w:r>
        <w:rPr>
          <w:rFonts w:ascii="Arial" w:eastAsia="Arial" w:hAnsi="Arial" w:cs="Arial"/>
          <w:b/>
          <w:bCs/>
          <w:color w:val="000000"/>
          <w:sz w:val="20"/>
          <w:szCs w:val="20"/>
        </w:rPr>
        <w:t>120</w:t>
      </w:r>
      <w:r>
        <w:rPr>
          <w:rFonts w:ascii="Arial" w:eastAsia="Arial" w:hAnsi="Arial" w:cs="Arial"/>
          <w:color w:val="000000"/>
          <w:sz w:val="20"/>
          <w:szCs w:val="20"/>
        </w:rPr>
        <w:t>, 281–288 (1998).</w:t>
      </w:r>
    </w:p>
    <w:sectPr w:rsidR="00F341AA">
      <w:headerReference w:type="default" r:id="rId1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ary Zdobinski" w:date="2026-04-29T19:39:00Z" w:initials="">
    <w:p w14:paraId="00000109"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Uniform distributions seem like they make sense for this but in higher dimensions they are not rotationally invariant. Locality Sensitive Hashing runs into this problem, a normal distribution is rotationally invariant on R^6. It might change things more than you think. See Kaiming normalization in pytorch that you're invoking already under the hood</w:t>
      </w:r>
    </w:p>
  </w:comment>
  <w:comment w:id="3" w:author="Serhii Bahdasariants" w:date="2026-05-23T09:20:00Z" w:initials="SB">
    <w:p w14:paraId="75FAAB21" w14:textId="77777777" w:rsidR="002C332F" w:rsidRDefault="00F97884" w:rsidP="002C332F">
      <w:r>
        <w:rPr>
          <w:rStyle w:val="CommentReference"/>
        </w:rPr>
        <w:annotationRef/>
      </w:r>
      <w:r w:rsidR="002C332F">
        <w:rPr>
          <w:sz w:val="20"/>
          <w:szCs w:val="20"/>
        </w:rPr>
        <w:t xml:space="preserve">Thank you, Zac! </w:t>
      </w:r>
      <w:r w:rsidR="002C332F">
        <w:rPr>
          <w:b/>
          <w:bCs/>
          <w:sz w:val="20"/>
          <w:szCs w:val="20"/>
        </w:rPr>
        <w:t>To adress the comment</w:t>
      </w:r>
      <w:r w:rsidR="002C332F">
        <w:rPr>
          <w:sz w:val="20"/>
          <w:szCs w:val="20"/>
        </w:rPr>
        <w:t>,I am adding clarification in the text following the sentence that starts with "The bounds were chosen to cover...".</w:t>
      </w:r>
    </w:p>
    <w:p w14:paraId="2C84091A" w14:textId="77777777" w:rsidR="002C332F" w:rsidRDefault="002C332F" w:rsidP="002C332F"/>
    <w:p w14:paraId="605DE483" w14:textId="77777777" w:rsidR="002C332F" w:rsidRDefault="002C332F" w:rsidP="002C332F">
      <w:r>
        <w:rPr>
          <w:sz w:val="20"/>
          <w:szCs w:val="20"/>
        </w:rPr>
        <w:t xml:space="preserve">Here are some thoughts to discuss: </w:t>
      </w:r>
    </w:p>
    <w:p w14:paraId="0D146D07" w14:textId="77777777" w:rsidR="002C332F" w:rsidRDefault="002C332F" w:rsidP="002C332F"/>
    <w:p w14:paraId="63A76D8C" w14:textId="77777777" w:rsidR="002C332F" w:rsidRDefault="002C332F" w:rsidP="002C332F">
      <w:r>
        <w:rPr>
          <w:sz w:val="20"/>
          <w:szCs w:val="20"/>
        </w:rPr>
        <w:t>I looked back at the notebook and read more on this. From what I see, it’s not a code error, since the code samples each state variable independently from a bounded uniform distribution. Still, I understand your point that this is a modeling or sampling assumption. If I understand correctly, in higher-dimensional spaces, an axis aligned uniform box does not have rotational invariance, while a Gaussian distribution does</w:t>
      </w:r>
    </w:p>
    <w:p w14:paraId="2922830E" w14:textId="77777777" w:rsidR="002C332F" w:rsidRDefault="002C332F" w:rsidP="002C332F"/>
    <w:p w14:paraId="2C0A78D8" w14:textId="77777777" w:rsidR="002C332F" w:rsidRDefault="002C332F" w:rsidP="002C332F">
      <w:r>
        <w:rPr>
          <w:sz w:val="20"/>
          <w:szCs w:val="20"/>
        </w:rPr>
        <w:t xml:space="preserve">I think that since the six coordinates in this problem have specific physical meanings, like angles, velocities, and accelerations, rotating the whole input space might not make sense the way it would in a generic Euclidean feature space. So I don’t think uniform sampling is necessarily wrong, but I agree that the choice of sampling distribution could affect generalization more than I first realized </w:t>
      </w:r>
    </w:p>
    <w:p w14:paraId="28CAB842" w14:textId="77777777" w:rsidR="002C332F" w:rsidRDefault="002C332F" w:rsidP="002C332F"/>
    <w:p w14:paraId="040B81E3" w14:textId="77777777" w:rsidR="002C332F" w:rsidRDefault="002C332F" w:rsidP="002C332F">
      <w:r>
        <w:rPr>
          <w:sz w:val="20"/>
          <w:szCs w:val="20"/>
        </w:rPr>
        <w:t>I think it’s worth mentioning this as a limitation, or maybe testing it in the future by comparing the current uniform sampling with a Gaussian or truncated-Gaussian approach. Your point about Kaiming normalization (read GeeksforGeeks article) also helped me understand the difference between the network’s weight initialization and the shape of the input sampling distribution</w:t>
      </w:r>
    </w:p>
    <w:p w14:paraId="4882A700" w14:textId="77777777" w:rsidR="002C332F" w:rsidRDefault="002C332F" w:rsidP="002C332F"/>
    <w:p w14:paraId="35429FC2" w14:textId="77777777" w:rsidR="002C332F" w:rsidRDefault="002C332F" w:rsidP="002C332F">
      <w:r>
        <w:rPr>
          <w:sz w:val="20"/>
          <w:szCs w:val="20"/>
        </w:rPr>
        <w:t xml:space="preserve">Thanks again, Zac. This was helpful  and let me know what you think of an edit i added. </w:t>
      </w:r>
    </w:p>
  </w:comment>
  <w:comment w:id="13" w:author="Lauren Parola" w:date="2026-04-29T09:07:00Z" w:initials="">
    <w:p w14:paraId="0000010B"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deleted the word standard so its not repeated twice in a sentence</w:t>
      </w:r>
    </w:p>
  </w:comment>
  <w:comment w:id="14" w:author="Serhii Bahdasariants" w:date="2026-05-23T09:39:00Z" w:initials="SB">
    <w:p w14:paraId="12B6E872" w14:textId="77777777" w:rsidR="00CA25A0" w:rsidRDefault="00CA25A0" w:rsidP="00CA25A0">
      <w:r>
        <w:rPr>
          <w:rStyle w:val="CommentReference"/>
        </w:rPr>
        <w:annotationRef/>
      </w:r>
      <w:r>
        <w:rPr>
          <w:sz w:val="20"/>
          <w:szCs w:val="20"/>
        </w:rPr>
        <w:t xml:space="preserve">Thanks! </w:t>
      </w:r>
    </w:p>
  </w:comment>
  <w:comment w:id="17" w:author="Zachary Zdobinski" w:date="2026-05-16T12:55:00Z" w:initials="">
    <w:p w14:paraId="0000010E"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Did you use batch norm that is probably a good thing to talk about or discuss if you did. Otherwise maybe something good to look into</w:t>
      </w:r>
    </w:p>
  </w:comment>
  <w:comment w:id="18" w:author="Serhii Bahdasariants" w:date="2026-05-23T09:33:00Z" w:initials="SB">
    <w:p w14:paraId="430E41F7" w14:textId="516A1ABF" w:rsidR="002C332F" w:rsidRDefault="002C332F" w:rsidP="002C332F">
      <w:r>
        <w:rPr>
          <w:rStyle w:val="CommentReference"/>
        </w:rPr>
        <w:annotationRef/>
      </w:r>
      <w:r>
        <w:rPr>
          <w:sz w:val="20"/>
          <w:szCs w:val="20"/>
        </w:rPr>
        <w:t>Thank you! So, I went back through the notebook to check this</w:t>
      </w:r>
    </w:p>
    <w:p w14:paraId="150567B1" w14:textId="77777777" w:rsidR="002C332F" w:rsidRDefault="002C332F" w:rsidP="002C332F"/>
    <w:p w14:paraId="0B67A54E" w14:textId="77777777" w:rsidR="002C332F" w:rsidRDefault="002C332F" w:rsidP="002C332F">
      <w:r>
        <w:rPr>
          <w:sz w:val="20"/>
          <w:szCs w:val="20"/>
        </w:rPr>
        <w:t>I did not use batch normalization layers inside the network. The model is just a multilayer perceptron with linear layers and GELU activations. What I did use is fixed dataset level standardization of the six input coordinates before training, together with the chain-rule scaling term needed to convert gradients taken in normalized coordinates back into physical torque units (N*m)</w:t>
      </w:r>
    </w:p>
    <w:p w14:paraId="223D5710" w14:textId="77777777" w:rsidR="002C332F" w:rsidRDefault="002C332F" w:rsidP="002C332F"/>
    <w:p w14:paraId="2641BD5B" w14:textId="77777777" w:rsidR="002C332F" w:rsidRDefault="002C332F" w:rsidP="002C332F">
      <w:r>
        <w:rPr>
          <w:b/>
          <w:bCs/>
          <w:sz w:val="20"/>
          <w:szCs w:val="20"/>
        </w:rPr>
        <w:t>To address your comment</w:t>
      </w:r>
      <w:r>
        <w:rPr>
          <w:sz w:val="20"/>
          <w:szCs w:val="20"/>
        </w:rPr>
        <w:t>, I added a clarification in the neural network architecture/methods section stating that batch normalization was not applied within the layers, and explained that the normalization used was preprocessing-based rather than a learned batch normalization layer</w:t>
      </w:r>
    </w:p>
    <w:p w14:paraId="430A1CE8" w14:textId="77777777" w:rsidR="002C332F" w:rsidRDefault="002C332F" w:rsidP="002C332F"/>
    <w:p w14:paraId="4D675A82" w14:textId="77777777" w:rsidR="002C332F" w:rsidRDefault="002C332F" w:rsidP="002C332F">
      <w:r>
        <w:rPr>
          <w:sz w:val="20"/>
          <w:szCs w:val="20"/>
        </w:rPr>
        <w:t>Appreciate you pointing this out!</w:t>
      </w:r>
    </w:p>
  </w:comment>
  <w:comment w:id="27" w:author="Lauren Parola" w:date="2026-04-29T09:28:00Z" w:initials="">
    <w:p w14:paraId="00000111"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might as well have this timestep in the same units as the end of the sentence so its very clear to the reader without them having to convert units (i know silly because its easy math)</w:t>
      </w:r>
    </w:p>
  </w:comment>
  <w:comment w:id="28" w:author="Serhii Bahdasariants" w:date="2026-05-23T09:39:00Z" w:initials="SB">
    <w:p w14:paraId="4A879AD6" w14:textId="77777777" w:rsidR="002C332F" w:rsidRDefault="002C332F" w:rsidP="002C332F">
      <w:r>
        <w:rPr>
          <w:rStyle w:val="CommentReference"/>
        </w:rPr>
        <w:annotationRef/>
      </w:r>
      <w:r>
        <w:rPr>
          <w:sz w:val="20"/>
          <w:szCs w:val="20"/>
        </w:rPr>
        <w:t xml:space="preserve">Done! </w:t>
      </w:r>
    </w:p>
  </w:comment>
  <w:comment w:id="35" w:author="Zachary Zdobinski" w:date="2026-04-29T17:50:00Z" w:initials="">
    <w:p w14:paraId="00000108"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Consider one parallel plot that shows the optimization in one condensed representationhttps://medium.com/@hokifung_/data-storytelling-making-sense-of-complex-multi-dimensional-data-with-parallel-coordinates-plots-e73ddb1eb7f4</w:t>
      </w:r>
    </w:p>
  </w:comment>
  <w:comment w:id="36" w:author="Serhii Bahdasariants" w:date="2026-05-23T10:19:00Z" w:initials="SB">
    <w:p w14:paraId="6AB9576B" w14:textId="77777777" w:rsidR="005867DE" w:rsidRDefault="005867DE" w:rsidP="005867DE">
      <w:r>
        <w:rPr>
          <w:rStyle w:val="CommentReference"/>
        </w:rPr>
        <w:annotationRef/>
      </w:r>
      <w:r>
        <w:rPr>
          <w:sz w:val="20"/>
          <w:szCs w:val="20"/>
        </w:rPr>
        <w:t xml:space="preserve">Thanks for the sugesstion, Zac! I do like the current version of the plot better, but to adress your comment I made a new </w:t>
      </w:r>
      <w:r>
        <w:rPr>
          <w:b/>
          <w:bCs/>
          <w:sz w:val="20"/>
          <w:szCs w:val="20"/>
        </w:rPr>
        <w:t xml:space="preserve">supplementary </w:t>
      </w:r>
      <w:r>
        <w:rPr>
          <w:sz w:val="20"/>
          <w:szCs w:val="20"/>
        </w:rPr>
        <w:t xml:space="preserve">parallel coordinate plot (See Supplementary information). I also added a short reference to this new Supplementary Fig. 1 in the manuscript near the hyperparameter search results. </w:t>
      </w:r>
    </w:p>
  </w:comment>
  <w:comment w:id="37" w:author="Lauren Parola" w:date="2026-04-29T09:56:00Z" w:initials="">
    <w:p w14:paraId="00000114"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 the figure 3a, it almost looks like for some datasets, the error shoots up at the end instead of converging, why would this be? overfitting? could it be insufficient epoch size? a non-representative train test split? I’m mostly guessing here, @zac may have better tips here</w:t>
      </w:r>
    </w:p>
  </w:comment>
  <w:comment w:id="38" w:author="Serhii Bahdasariants" w:date="2026-05-23T10:42:00Z" w:initials="SB">
    <w:p w14:paraId="75F0D72A" w14:textId="77777777" w:rsidR="003579BC" w:rsidRDefault="003573BA" w:rsidP="003579BC">
      <w:r>
        <w:rPr>
          <w:rStyle w:val="CommentReference"/>
        </w:rPr>
        <w:annotationRef/>
      </w:r>
      <w:r w:rsidR="003579BC">
        <w:rPr>
          <w:sz w:val="20"/>
          <w:szCs w:val="20"/>
        </w:rPr>
        <w:t xml:space="preserve">Lauren, thank you for pointing that out! I reworked the plot. </w:t>
      </w:r>
    </w:p>
    <w:p w14:paraId="337B69C2" w14:textId="77777777" w:rsidR="003579BC" w:rsidRDefault="003579BC" w:rsidP="003579BC"/>
    <w:p w14:paraId="209508ED" w14:textId="77777777" w:rsidR="003579BC" w:rsidRDefault="003579BC" w:rsidP="003579BC">
      <w:r>
        <w:rPr>
          <w:sz w:val="20"/>
          <w:szCs w:val="20"/>
        </w:rPr>
        <w:t xml:space="preserve">We are not using configurations of nets form the last epoch but I agree our choice does look ambiguous for a reader. </w:t>
      </w:r>
    </w:p>
    <w:p w14:paraId="10843096" w14:textId="77777777" w:rsidR="003579BC" w:rsidRDefault="003579BC" w:rsidP="003579BC"/>
    <w:p w14:paraId="3A489EB8" w14:textId="77777777" w:rsidR="003579BC" w:rsidRDefault="003579BC" w:rsidP="003579BC">
      <w:r>
        <w:rPr>
          <w:sz w:val="20"/>
          <w:szCs w:val="20"/>
        </w:rPr>
        <w:t>Added more descriptions in the text and modified the figure, see my answer to Zac below.</w:t>
      </w:r>
    </w:p>
    <w:p w14:paraId="0EFDC37A" w14:textId="77777777" w:rsidR="003579BC" w:rsidRDefault="003579BC" w:rsidP="003579BC"/>
    <w:p w14:paraId="3840CF80" w14:textId="77777777" w:rsidR="003579BC" w:rsidRDefault="003579BC" w:rsidP="003579BC">
      <w:r>
        <w:rPr>
          <w:sz w:val="20"/>
          <w:szCs w:val="20"/>
        </w:rPr>
        <w:t xml:space="preserve">Thanks again! </w:t>
      </w:r>
    </w:p>
    <w:p w14:paraId="18E5F987" w14:textId="77777777" w:rsidR="003579BC" w:rsidRDefault="003579BC" w:rsidP="003579BC"/>
  </w:comment>
  <w:comment w:id="39" w:author="Zachary Zdobinski" w:date="2026-05-16T13:02:00Z" w:initials="">
    <w:p w14:paraId="0000010F"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You are over fitting on the last couple hundred epoch as shown via val set. You should cut off earlier or add more normalization across the net</w:t>
      </w:r>
    </w:p>
  </w:comment>
  <w:comment w:id="40" w:author="Serhii Bahdasariants" w:date="2026-05-23T10:44:00Z" w:initials="SB">
    <w:p w14:paraId="06476E1B" w14:textId="2A7477DC" w:rsidR="003573BA" w:rsidRDefault="003573BA" w:rsidP="003573BA">
      <w:r>
        <w:rPr>
          <w:rStyle w:val="CommentReference"/>
        </w:rPr>
        <w:annotationRef/>
      </w:r>
      <w:r>
        <w:rPr>
          <w:sz w:val="20"/>
          <w:szCs w:val="20"/>
        </w:rPr>
        <w:t>Thank you , Zac. I went back through the training script to check exactly what was happening</w:t>
      </w:r>
    </w:p>
    <w:p w14:paraId="7D57C8D6" w14:textId="77777777" w:rsidR="003573BA" w:rsidRDefault="003573BA" w:rsidP="003573BA"/>
    <w:p w14:paraId="2BC0C170" w14:textId="77777777" w:rsidR="003573BA" w:rsidRDefault="003573BA" w:rsidP="003573BA">
      <w:r>
        <w:rPr>
          <w:sz w:val="20"/>
          <w:szCs w:val="20"/>
        </w:rPr>
        <w:t>You are right that some of the validation curves show latecepoch overfitting or instability in the final few hundred epochs</w:t>
      </w:r>
    </w:p>
    <w:p w14:paraId="1CC9BDBB" w14:textId="77777777" w:rsidR="003573BA" w:rsidRDefault="003573BA" w:rsidP="003573BA"/>
    <w:p w14:paraId="028072D3" w14:textId="77777777" w:rsidR="003573BA" w:rsidRDefault="003573BA" w:rsidP="003573BA">
      <w:r>
        <w:rPr>
          <w:sz w:val="20"/>
          <w:szCs w:val="20"/>
        </w:rPr>
        <w:t>However, the downstream analyses did not use the final epoch weights. The script saves a checkpoint whenever the periodic validation loss improves, and the saved model used later is the checkpoint with the lowest validation error for that dataset size</w:t>
      </w:r>
    </w:p>
    <w:p w14:paraId="14C1AB7F" w14:textId="77777777" w:rsidR="003573BA" w:rsidRDefault="003573BA" w:rsidP="003573BA"/>
    <w:p w14:paraId="64DCEC5F" w14:textId="77777777" w:rsidR="003573BA" w:rsidRDefault="003573BA" w:rsidP="003573BA">
      <w:r>
        <w:rPr>
          <w:sz w:val="20"/>
          <w:szCs w:val="20"/>
        </w:rPr>
        <w:t xml:space="preserve">To make this clearer, I added a sentence in the Methods clarifying that downstream analyses used the minimum-validation checkpoint rather than the final training epoch. I also think the Fig. 3a plot should mark the selected validation-minimum checkpoint on each curve, so the reader can distinguish the full training trajectory from the weights actually used. Added that as well </w:t>
      </w:r>
    </w:p>
    <w:p w14:paraId="0A64E310" w14:textId="77777777" w:rsidR="003573BA" w:rsidRDefault="003573BA" w:rsidP="003573BA"/>
    <w:p w14:paraId="0BF1353B" w14:textId="77777777" w:rsidR="003573BA" w:rsidRDefault="003573BA" w:rsidP="003573BA">
      <w:r>
        <w:rPr>
          <w:sz w:val="20"/>
          <w:szCs w:val="20"/>
        </w:rPr>
        <w:t xml:space="preserve">Thanks again to you and Lauren </w:t>
      </w:r>
    </w:p>
  </w:comment>
  <w:comment w:id="41" w:author="Lauren Parola" w:date="2026-04-29T10:00:00Z" w:initials="">
    <w:p w14:paraId="0000010A"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instead of having all the dataset sizes listed on the figures A b, you could have one key underneath both subplots that relate the colors to which is which. Also not sure if the repeated use of reds and blues for two different contexts will get confusing for the reader</w:t>
      </w:r>
    </w:p>
  </w:comment>
  <w:comment w:id="42" w:author="Serhii Bahdasariants" w:date="2026-05-23T11:37:00Z" w:initials="SB">
    <w:p w14:paraId="617D9D3E" w14:textId="77777777" w:rsidR="00BA76FF" w:rsidRDefault="00BA76FF" w:rsidP="00BA76FF">
      <w:r>
        <w:rPr>
          <w:rStyle w:val="CommentReference"/>
        </w:rPr>
        <w:annotationRef/>
      </w:r>
      <w:r>
        <w:rPr>
          <w:sz w:val="20"/>
          <w:szCs w:val="20"/>
        </w:rPr>
        <w:t xml:space="preserve">Good idea, Lauren! Addressed both concerns in the new version of the figure! </w:t>
      </w:r>
    </w:p>
  </w:comment>
  <w:comment w:id="43" w:author="Lauren Parola" w:date="2026-04-29T09:52:00Z" w:initials="">
    <w:p w14:paraId="0000010D"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part of the plot is confusing me a bit. is it just signifying what is stastically signficant? Is it too much to put on c and F? also this may be personal preference by my brain would automatically think darker color is significant</w:t>
      </w:r>
    </w:p>
  </w:comment>
  <w:comment w:id="44" w:author="Serhii Bahdasariants" w:date="2026-05-23T15:07:00Z" w:initials="SB">
    <w:p w14:paraId="07ECE012" w14:textId="77777777" w:rsidR="00F26202" w:rsidRDefault="00F26202" w:rsidP="00F26202">
      <w:r>
        <w:rPr>
          <w:rStyle w:val="CommentReference"/>
        </w:rPr>
        <w:annotationRef/>
      </w:r>
      <w:r>
        <w:rPr>
          <w:sz w:val="20"/>
          <w:szCs w:val="20"/>
        </w:rPr>
        <w:t xml:space="preserve">Thank you, Lauren! It was too much to put on c and f-too many comparisons so I tried to show stat tests visually. </w:t>
      </w:r>
    </w:p>
    <w:p w14:paraId="255CBA41" w14:textId="77777777" w:rsidR="00F26202" w:rsidRDefault="00F26202" w:rsidP="00F26202"/>
    <w:p w14:paraId="71620D6D" w14:textId="77777777" w:rsidR="00F26202" w:rsidRDefault="00F26202" w:rsidP="00F26202">
      <w:r>
        <w:rPr>
          <w:sz w:val="20"/>
          <w:szCs w:val="20"/>
        </w:rPr>
        <w:t xml:space="preserve">If i show significant ones in darker color then the nonsignificant ones will not be seen. I do want the reader to look at the non-significant differences here thou. </w:t>
      </w:r>
    </w:p>
    <w:p w14:paraId="59AA092E" w14:textId="77777777" w:rsidR="00F26202" w:rsidRDefault="00F26202" w:rsidP="00F26202"/>
    <w:p w14:paraId="14610A3F" w14:textId="77777777" w:rsidR="00F26202" w:rsidRDefault="00F26202" w:rsidP="00F26202">
      <w:r>
        <w:rPr>
          <w:sz w:val="20"/>
          <w:szCs w:val="20"/>
        </w:rPr>
        <w:t xml:space="preserve">But, since this is confusing, I am adding another </w:t>
      </w:r>
      <w:r>
        <w:rPr>
          <w:b/>
          <w:bCs/>
          <w:sz w:val="20"/>
          <w:szCs w:val="20"/>
        </w:rPr>
        <w:t>supplementary figure</w:t>
      </w:r>
      <w:r>
        <w:rPr>
          <w:sz w:val="20"/>
          <w:szCs w:val="20"/>
        </w:rPr>
        <w:t xml:space="preserve"> for clarification! </w:t>
      </w:r>
    </w:p>
  </w:comment>
  <w:comment w:id="51" w:author="Lauren Parola" w:date="2026-04-29T10:16:00Z" w:initials="">
    <w:p w14:paraId="00000107"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Here red and blue are also reused for things that arent joint specific</w:t>
      </w:r>
    </w:p>
  </w:comment>
  <w:comment w:id="52" w:author="Serhii Bahdasariants" w:date="2026-05-23T12:20:00Z" w:initials="SB">
    <w:p w14:paraId="768E0217" w14:textId="77777777" w:rsidR="004A40A1" w:rsidRDefault="004A40A1" w:rsidP="004A40A1">
      <w:r>
        <w:rPr>
          <w:rStyle w:val="CommentReference"/>
        </w:rPr>
        <w:annotationRef/>
      </w:r>
      <w:r>
        <w:rPr>
          <w:sz w:val="20"/>
          <w:szCs w:val="20"/>
        </w:rPr>
        <w:t xml:space="preserve">Thanks, Lauren, recolored! </w:t>
      </w:r>
    </w:p>
  </w:comment>
  <w:comment w:id="53" w:author="Zachary Zdobinski" w:date="2026-05-16T13:05:00Z" w:initials="">
    <w:p w14:paraId="00000113"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entire net could easily be a conv net that would make all of these times drop drastically. In reality you are bound likely by the memory movements you can't control in python, adding a blurb on that is good but I think this gets the point across pretty well</w:t>
      </w:r>
    </w:p>
  </w:comment>
  <w:comment w:id="54" w:author="Serhii Bahdasariants" w:date="2026-05-23T12:22:00Z" w:initials="SB">
    <w:p w14:paraId="17494DA5" w14:textId="77777777" w:rsidR="004A40A1" w:rsidRDefault="004A40A1" w:rsidP="004A40A1">
      <w:r>
        <w:rPr>
          <w:rStyle w:val="CommentReference"/>
        </w:rPr>
        <w:annotationRef/>
      </w:r>
      <w:r>
        <w:rPr>
          <w:sz w:val="20"/>
          <w:szCs w:val="20"/>
        </w:rPr>
        <w:t xml:space="preserve">Thanks, Zac! The use of MLP here is needed for differentiation/optimization tricks we describe in the mathy part of the paper. </w:t>
      </w:r>
    </w:p>
    <w:p w14:paraId="72346285" w14:textId="77777777" w:rsidR="004A40A1" w:rsidRDefault="004A40A1" w:rsidP="004A40A1"/>
    <w:p w14:paraId="5EB46F44" w14:textId="77777777" w:rsidR="004A40A1" w:rsidRDefault="004A40A1" w:rsidP="004A40A1">
      <w:r>
        <w:rPr>
          <w:sz w:val="20"/>
          <w:szCs w:val="20"/>
        </w:rPr>
        <w:t xml:space="preserve">I did not know conv nets are that much faster, but it makes sense if one thinks of them as layers with many dot products. </w:t>
      </w:r>
    </w:p>
    <w:p w14:paraId="4B1D7392" w14:textId="77777777" w:rsidR="004A40A1" w:rsidRDefault="004A40A1" w:rsidP="004A40A1"/>
    <w:p w14:paraId="59A13377" w14:textId="77777777" w:rsidR="004A40A1" w:rsidRDefault="004A40A1" w:rsidP="004A40A1">
      <w:r>
        <w:rPr>
          <w:sz w:val="20"/>
          <w:szCs w:val="20"/>
        </w:rPr>
        <w:t xml:space="preserve">Hope i understood comment correctly! </w:t>
      </w:r>
    </w:p>
  </w:comment>
  <w:comment w:id="55" w:author="Lauren Parola" w:date="2026-04-29T10:18:00Z" w:initials="">
    <w:p w14:paraId="00000106"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same comment here that red and blue seem to keep being reused for different things</w:t>
      </w:r>
    </w:p>
  </w:comment>
  <w:comment w:id="56" w:author="Serhii Bahdasariants" w:date="2026-05-23T14:25:00Z" w:initials="SB">
    <w:p w14:paraId="625EB2FE" w14:textId="77777777" w:rsidR="00F249A5" w:rsidRDefault="00F249A5" w:rsidP="00F249A5">
      <w:r>
        <w:rPr>
          <w:rStyle w:val="CommentReference"/>
        </w:rPr>
        <w:annotationRef/>
      </w:r>
      <w:r>
        <w:rPr>
          <w:sz w:val="20"/>
          <w:szCs w:val="20"/>
        </w:rPr>
        <w:t xml:space="preserve">Done! Thanks, Lauren! Too me a while but I reworked figure for 'pretty-ness'. </w:t>
      </w:r>
    </w:p>
    <w:p w14:paraId="02B583D1" w14:textId="77777777" w:rsidR="00F249A5" w:rsidRDefault="00F249A5" w:rsidP="00F249A5"/>
  </w:comment>
  <w:comment w:id="59" w:author="Lauren Parola" w:date="2026-04-29T12:32:00Z" w:initials="">
    <w:p w14:paraId="00000110"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broke this up into 2 sentences, let me know if it sounds weird</w:t>
      </w:r>
    </w:p>
  </w:comment>
  <w:comment w:id="60" w:author="Serhii Bahdasariants" w:date="2026-05-23T14:27:00Z" w:initials="SB">
    <w:p w14:paraId="78713489" w14:textId="77777777" w:rsidR="00F249A5" w:rsidRDefault="00F249A5" w:rsidP="00F249A5">
      <w:r>
        <w:rPr>
          <w:rStyle w:val="CommentReference"/>
        </w:rPr>
        <w:annotationRef/>
      </w:r>
      <w:r>
        <w:rPr>
          <w:sz w:val="20"/>
          <w:szCs w:val="20"/>
        </w:rPr>
        <w:t xml:space="preserve">Roger that. Thank you! </w:t>
      </w:r>
    </w:p>
  </w:comment>
  <w:comment w:id="95" w:author="Lauren Parola" w:date="2026-04-29T13:12:00Z" w:initials="">
    <w:p w14:paraId="0000010C"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broke this up into two sentence, if i interpretted wrong, feel free to revert it back.</w:t>
      </w:r>
    </w:p>
  </w:comment>
  <w:comment w:id="108" w:author="Lauren Parola" w:date="2026-04-29T13:17:00Z" w:initials="">
    <w:p w14:paraId="00000112" w14:textId="77777777" w:rsidR="00F341AA" w:rsidRDefault="009A2BA8">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Should you explicitly say these times come from training on a specific cpu? is this redundant? not sure whats typical in papers like this.</w:t>
      </w:r>
    </w:p>
  </w:comment>
  <w:comment w:id="109" w:author="Serhii Bahdasariants" w:date="2026-05-23T14:38:00Z" w:initials="SB">
    <w:p w14:paraId="2486FFE3" w14:textId="77777777" w:rsidR="004A17BC" w:rsidRDefault="004A17BC" w:rsidP="004A17BC">
      <w:r>
        <w:rPr>
          <w:rStyle w:val="CommentReference"/>
        </w:rPr>
        <w:annotationRef/>
      </w:r>
      <w:r>
        <w:rPr>
          <w:sz w:val="20"/>
          <w:szCs w:val="20"/>
        </w:rPr>
        <w:t xml:space="preserve">Thanks Lauren! We have this in Methods, but I am adding this here briefly as well. It flows better and if folks skipped our Methods it is useful to clarify.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09" w15:done="0"/>
  <w15:commentEx w15:paraId="35429FC2" w15:paraIdParent="00000109" w15:done="0"/>
  <w15:commentEx w15:paraId="0000010B" w15:done="0"/>
  <w15:commentEx w15:paraId="12B6E872" w15:paraIdParent="0000010B" w15:done="0"/>
  <w15:commentEx w15:paraId="0000010E" w15:done="0"/>
  <w15:commentEx w15:paraId="4D675A82" w15:paraIdParent="0000010E" w15:done="0"/>
  <w15:commentEx w15:paraId="00000111" w15:done="0"/>
  <w15:commentEx w15:paraId="4A879AD6" w15:paraIdParent="00000111" w15:done="0"/>
  <w15:commentEx w15:paraId="00000108" w15:done="0"/>
  <w15:commentEx w15:paraId="6AB9576B" w15:paraIdParent="00000108" w15:done="0"/>
  <w15:commentEx w15:paraId="00000114" w15:done="0"/>
  <w15:commentEx w15:paraId="18E5F987" w15:paraIdParent="00000114" w15:done="0"/>
  <w15:commentEx w15:paraId="0000010F" w15:done="0"/>
  <w15:commentEx w15:paraId="0BF1353B" w15:paraIdParent="0000010F" w15:done="0"/>
  <w15:commentEx w15:paraId="0000010A" w15:done="0"/>
  <w15:commentEx w15:paraId="617D9D3E" w15:paraIdParent="0000010A" w15:done="0"/>
  <w15:commentEx w15:paraId="0000010D" w15:done="0"/>
  <w15:commentEx w15:paraId="14610A3F" w15:paraIdParent="0000010D" w15:done="0"/>
  <w15:commentEx w15:paraId="00000107" w15:done="0"/>
  <w15:commentEx w15:paraId="768E0217" w15:paraIdParent="00000107" w15:done="0"/>
  <w15:commentEx w15:paraId="00000113" w15:done="0"/>
  <w15:commentEx w15:paraId="59A13377" w15:paraIdParent="00000113" w15:done="0"/>
  <w15:commentEx w15:paraId="00000106" w15:done="0"/>
  <w15:commentEx w15:paraId="02B583D1" w15:paraIdParent="00000106" w15:done="0"/>
  <w15:commentEx w15:paraId="00000110" w15:done="0"/>
  <w15:commentEx w15:paraId="78713489" w15:paraIdParent="00000110" w15:done="0"/>
  <w15:commentEx w15:paraId="0000010C" w15:done="0"/>
  <w15:commentEx w15:paraId="00000112" w15:done="0"/>
  <w15:commentEx w15:paraId="2486FFE3" w15:paraIdParent="000001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A2B897" w16cex:dateUtc="2026-05-23T13:20:00Z"/>
  <w16cex:commentExtensible w16cex:durableId="6F21F4F2" w16cex:dateUtc="2026-05-23T13:39:00Z"/>
  <w16cex:commentExtensible w16cex:durableId="19B69433" w16cex:dateUtc="2026-05-23T13:33:00Z"/>
  <w16cex:commentExtensible w16cex:durableId="490D6941" w16cex:dateUtc="2026-05-23T13:39:00Z"/>
  <w16cex:commentExtensible w16cex:durableId="3CF8809A" w16cex:dateUtc="2026-05-23T14:19:00Z"/>
  <w16cex:commentExtensible w16cex:durableId="62221121" w16cex:dateUtc="2026-05-23T14:42:00Z"/>
  <w16cex:commentExtensible w16cex:durableId="22F46124" w16cex:dateUtc="2026-05-23T14:44:00Z"/>
  <w16cex:commentExtensible w16cex:durableId="5C73D1FA" w16cex:dateUtc="2026-05-23T15:37:00Z"/>
  <w16cex:commentExtensible w16cex:durableId="65400C5C" w16cex:dateUtc="2026-05-23T19:07:00Z"/>
  <w16cex:commentExtensible w16cex:durableId="3632DB7A" w16cex:dateUtc="2026-05-23T16:20:00Z"/>
  <w16cex:commentExtensible w16cex:durableId="1D6266F5" w16cex:dateUtc="2026-05-23T16:22:00Z"/>
  <w16cex:commentExtensible w16cex:durableId="24B9B600" w16cex:dateUtc="2026-05-23T18:25:00Z"/>
  <w16cex:commentExtensible w16cex:durableId="51D22BF4" w16cex:dateUtc="2026-05-23T18:27:00Z"/>
  <w16cex:commentExtensible w16cex:durableId="2086C19C" w16cex:dateUtc="2026-05-23T18: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09" w16cid:durableId="00000109"/>
  <w16cid:commentId w16cid:paraId="35429FC2" w16cid:durableId="03A2B897"/>
  <w16cid:commentId w16cid:paraId="0000010B" w16cid:durableId="0000010B"/>
  <w16cid:commentId w16cid:paraId="12B6E872" w16cid:durableId="6F21F4F2"/>
  <w16cid:commentId w16cid:paraId="0000010E" w16cid:durableId="0000010E"/>
  <w16cid:commentId w16cid:paraId="4D675A82" w16cid:durableId="19B69433"/>
  <w16cid:commentId w16cid:paraId="00000111" w16cid:durableId="00000111"/>
  <w16cid:commentId w16cid:paraId="4A879AD6" w16cid:durableId="490D6941"/>
  <w16cid:commentId w16cid:paraId="00000108" w16cid:durableId="00000108"/>
  <w16cid:commentId w16cid:paraId="6AB9576B" w16cid:durableId="3CF8809A"/>
  <w16cid:commentId w16cid:paraId="00000114" w16cid:durableId="00000114"/>
  <w16cid:commentId w16cid:paraId="18E5F987" w16cid:durableId="62221121"/>
  <w16cid:commentId w16cid:paraId="0000010F" w16cid:durableId="0000010F"/>
  <w16cid:commentId w16cid:paraId="0BF1353B" w16cid:durableId="22F46124"/>
  <w16cid:commentId w16cid:paraId="0000010A" w16cid:durableId="0000010A"/>
  <w16cid:commentId w16cid:paraId="617D9D3E" w16cid:durableId="5C73D1FA"/>
  <w16cid:commentId w16cid:paraId="0000010D" w16cid:durableId="0000010D"/>
  <w16cid:commentId w16cid:paraId="14610A3F" w16cid:durableId="65400C5C"/>
  <w16cid:commentId w16cid:paraId="00000107" w16cid:durableId="00000107"/>
  <w16cid:commentId w16cid:paraId="768E0217" w16cid:durableId="3632DB7A"/>
  <w16cid:commentId w16cid:paraId="00000113" w16cid:durableId="00000113"/>
  <w16cid:commentId w16cid:paraId="59A13377" w16cid:durableId="1D6266F5"/>
  <w16cid:commentId w16cid:paraId="00000106" w16cid:durableId="00000106"/>
  <w16cid:commentId w16cid:paraId="02B583D1" w16cid:durableId="24B9B600"/>
  <w16cid:commentId w16cid:paraId="00000110" w16cid:durableId="00000110"/>
  <w16cid:commentId w16cid:paraId="78713489" w16cid:durableId="51D22BF4"/>
  <w16cid:commentId w16cid:paraId="0000010C" w16cid:durableId="0000010C"/>
  <w16cid:commentId w16cid:paraId="00000112" w16cid:durableId="00000112"/>
  <w16cid:commentId w16cid:paraId="2486FFE3" w16cid:durableId="2086C1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B2339" w14:textId="77777777" w:rsidR="00651BF5" w:rsidRDefault="00651BF5">
      <w:r>
        <w:separator/>
      </w:r>
    </w:p>
  </w:endnote>
  <w:endnote w:type="continuationSeparator" w:id="0">
    <w:p w14:paraId="6A6AEE5B" w14:textId="77777777" w:rsidR="00651BF5" w:rsidRDefault="00651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AD0A5CC-FF1C-234F-BA30-E69F0FDE5ACF}"/>
    <w:embedBold r:id="rId2" w:fontKey="{C089B301-4DE6-CF47-9E2D-E2E87C2FCE3F}"/>
    <w:embedItalic r:id="rId3" w:fontKey="{859EB8C9-4F94-EB46-9B31-EC3FE3E9EA77}"/>
  </w:font>
  <w:font w:name="Arial">
    <w:panose1 w:val="020B0604020202020204"/>
    <w:charset w:val="00"/>
    <w:family w:val="swiss"/>
    <w:pitch w:val="variable"/>
    <w:sig w:usb0="E0002EFF" w:usb1="C000785B" w:usb2="00000009" w:usb3="00000000" w:csb0="000001FF" w:csb1="00000000"/>
    <w:embedRegular r:id="rId4" w:fontKey="{0FE32695-8F6E-5049-941D-BF88E10FB5B0}"/>
    <w:embedBold r:id="rId5" w:fontKey="{00761251-7589-D646-A081-38A5DC377BDA}"/>
    <w:embedItalic r:id="rId6" w:fontKey="{E250CEBE-019A-7C49-B2A5-0D71799233C7}"/>
  </w:font>
  <w:font w:name="Georgia">
    <w:panose1 w:val="02040502050405020303"/>
    <w:charset w:val="00"/>
    <w:family w:val="roman"/>
    <w:pitch w:val="variable"/>
    <w:sig w:usb0="00000287" w:usb1="00000000" w:usb2="00000000" w:usb3="00000000" w:csb0="0000009F" w:csb1="00000000"/>
    <w:embedItalic r:id="rId7" w:fontKey="{31F4D8FA-B5E5-CF4E-84C7-4C81F56105E6}"/>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embedRegular r:id="rId9" w:fontKey="{75E5C0AF-195F-5742-BAE0-2853D2941302}"/>
    <w:embedBold r:id="rId10" w:fontKey="{8F85F64A-39D8-1C40-9EB9-C97D26386D63}"/>
    <w:embedItalic r:id="rId11" w:fontKey="{133B7BE9-AF97-1A4F-B3FD-20C30C4EFB62}"/>
  </w:font>
  <w:font w:name="Arial Unicode MS">
    <w:panose1 w:val="020B0604020202020204"/>
    <w:charset w:val="80"/>
    <w:family w:val="swiss"/>
    <w:pitch w:val="variable"/>
    <w:sig w:usb0="F7FFAFFF" w:usb1="E9DFFFFF" w:usb2="0000003F" w:usb3="00000000" w:csb0="003F01FF" w:csb1="00000000"/>
    <w:embedRegular r:id="rId12" w:subsetted="1" w:fontKey="{DDF3D475-8457-A04F-AC8E-BAF0C6FCBD0D}"/>
  </w:font>
  <w:font w:name="Calibri">
    <w:panose1 w:val="020F0502020204030204"/>
    <w:charset w:val="00"/>
    <w:family w:val="swiss"/>
    <w:pitch w:val="variable"/>
    <w:sig w:usb0="E4002EFF" w:usb1="C200247B" w:usb2="00000009" w:usb3="00000000" w:csb0="000001FF" w:csb1="00000000"/>
    <w:embedRegular r:id="rId13" w:fontKey="{28A39EF8-8779-3446-9718-6779AE04F58D}"/>
  </w:font>
  <w:font w:name="Cambria">
    <w:panose1 w:val="02040503050406030204"/>
    <w:charset w:val="00"/>
    <w:family w:val="roman"/>
    <w:pitch w:val="variable"/>
    <w:sig w:usb0="E00006FF" w:usb1="420024FF" w:usb2="02000000" w:usb3="00000000" w:csb0="0000019F" w:csb1="00000000"/>
    <w:embedRegular r:id="rId14" w:fontKey="{321724CF-1575-F54C-A743-02F255E57A4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5" w14:textId="146E9C5A" w:rsidR="00F341AA" w:rsidRDefault="00000000">
    <w:pPr>
      <w:pBdr>
        <w:top w:val="nil"/>
        <w:left w:val="nil"/>
        <w:bottom w:val="nil"/>
        <w:right w:val="nil"/>
        <w:between w:val="nil"/>
      </w:pBdr>
      <w:tabs>
        <w:tab w:val="center" w:pos="4680"/>
        <w:tab w:val="right" w:pos="9340"/>
      </w:tabs>
      <w:spacing w:line="480" w:lineRule="auto"/>
      <w:jc w:val="right"/>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9A2BA8">
      <w:rPr>
        <w:rFonts w:ascii="Arial" w:eastAsia="Arial" w:hAnsi="Arial" w:cs="Arial"/>
        <w:noProof/>
        <w:color w:val="000000"/>
        <w:sz w:val="20"/>
        <w:szCs w:val="20"/>
      </w:rPr>
      <w:t>1</w:t>
    </w:r>
    <w:r>
      <w:rPr>
        <w:rFonts w:ascii="Arial" w:eastAsia="Arial" w:hAnsi="Arial" w:cs="Arial"/>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5BAAA" w14:textId="77777777" w:rsidR="00651BF5" w:rsidRDefault="00651BF5">
      <w:r>
        <w:separator/>
      </w:r>
    </w:p>
  </w:footnote>
  <w:footnote w:type="continuationSeparator" w:id="0">
    <w:p w14:paraId="47639825" w14:textId="77777777" w:rsidR="00651BF5" w:rsidRDefault="00651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3" w14:textId="77777777" w:rsidR="00F341AA" w:rsidRDefault="00F341AA">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4" w14:textId="77777777" w:rsidR="00F341AA" w:rsidRDefault="00F341AA">
    <w:pPr>
      <w:pBdr>
        <w:top w:val="nil"/>
        <w:left w:val="nil"/>
        <w:bottom w:val="nil"/>
        <w:right w:val="nil"/>
        <w:between w:val="nil"/>
      </w:pBdr>
      <w:tabs>
        <w:tab w:val="right" w:pos="9020"/>
      </w:tabs>
      <w:rPr>
        <w:rFonts w:ascii="Helvetica Neue" w:eastAsia="Helvetica Neue" w:hAnsi="Helvetica Neue" w:cs="Helvetica Neue"/>
        <w:color w:val="000000"/>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rhii Bahdasariants">
    <w15:presenceInfo w15:providerId="AD" w15:userId="S::sbahdasa@andrew.cmu.edu::98a4ab72-13fb-4bb1-9dac-93d160f3be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1AA"/>
    <w:rsid w:val="002C332F"/>
    <w:rsid w:val="002E6753"/>
    <w:rsid w:val="003573BA"/>
    <w:rsid w:val="003579BC"/>
    <w:rsid w:val="0044483D"/>
    <w:rsid w:val="004A17BC"/>
    <w:rsid w:val="004A40A1"/>
    <w:rsid w:val="005711AB"/>
    <w:rsid w:val="005867DE"/>
    <w:rsid w:val="00621C0A"/>
    <w:rsid w:val="00651BF5"/>
    <w:rsid w:val="006E4B90"/>
    <w:rsid w:val="009A2BA8"/>
    <w:rsid w:val="00A12AC0"/>
    <w:rsid w:val="00BA76FF"/>
    <w:rsid w:val="00CA25A0"/>
    <w:rsid w:val="00F249A5"/>
    <w:rsid w:val="00F26202"/>
    <w:rsid w:val="00F341AA"/>
    <w:rsid w:val="00F97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ACDECD"/>
  <w15:docId w15:val="{E27F8A37-2009-5D4A-BB95-D844D618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160" w:after="80" w:line="480" w:lineRule="auto"/>
      <w:jc w:val="both"/>
      <w:outlineLvl w:val="1"/>
    </w:pPr>
    <w:rPr>
      <w:rFonts w:ascii="Arial" w:eastAsia="Arial" w:hAnsi="Arial" w:cs="Arial"/>
      <w:b/>
      <w:bCs/>
      <w:color w:val="000000"/>
    </w:rPr>
  </w:style>
  <w:style w:type="paragraph" w:styleId="Heading3">
    <w:name w:val="heading 3"/>
    <w:basedOn w:val="Normal"/>
    <w:next w:val="Normal"/>
    <w:uiPriority w:val="9"/>
    <w:unhideWhenUsed/>
    <w:qFormat/>
    <w:pPr>
      <w:keepNext/>
      <w:keepLines/>
      <w:pBdr>
        <w:top w:val="nil"/>
        <w:left w:val="nil"/>
        <w:bottom w:val="nil"/>
        <w:right w:val="nil"/>
        <w:between w:val="nil"/>
      </w:pBdr>
      <w:spacing w:before="160" w:after="80" w:line="480" w:lineRule="auto"/>
      <w:jc w:val="both"/>
      <w:outlineLvl w:val="2"/>
    </w:pPr>
    <w:rPr>
      <w:rFonts w:ascii="Arial" w:eastAsia="Arial" w:hAnsi="Arial" w:cs="Arial"/>
      <w:b/>
      <w:bCs/>
      <w:color w:val="000000"/>
      <w:sz w:val="20"/>
      <w:szCs w:val="20"/>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97884"/>
    <w:rPr>
      <w:b/>
      <w:bCs/>
    </w:rPr>
  </w:style>
  <w:style w:type="character" w:customStyle="1" w:styleId="CommentSubjectChar">
    <w:name w:val="Comment Subject Char"/>
    <w:basedOn w:val="CommentTextChar"/>
    <w:link w:val="CommentSubject"/>
    <w:uiPriority w:val="99"/>
    <w:semiHidden/>
    <w:rsid w:val="00F978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6UextoB9g/lKk8eQeLZwBxSihQ==">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35</Pages>
  <Words>11345</Words>
  <Characters>64668</Characters>
  <Application>Microsoft Office Word</Application>
  <DocSecurity>0</DocSecurity>
  <Lines>538</Lines>
  <Paragraphs>151</Paragraphs>
  <ScaleCrop>false</ScaleCrop>
  <Company/>
  <LinksUpToDate>false</LinksUpToDate>
  <CharactersWithSpaces>75862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Serhii Bahdasariants</cp:lastModifiedBy>
  <cp:revision>6</cp:revision>
  <dcterms:created xsi:type="dcterms:W3CDTF">2026-05-23T13:05:00Z</dcterms:created>
  <dcterms:modified xsi:type="dcterms:W3CDTF">2026-05-23T19:19:00Z</dcterms:modified>
</cp:coreProperties>
</file>