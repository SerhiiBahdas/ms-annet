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2227" w14:textId="77777777" w:rsidR="0037135B" w:rsidRDefault="0037135B" w:rsidP="000809E9">
      <w:pPr>
        <w:spacing w:before="100" w:beforeAutospacing="1" w:after="100" w:afterAutospacing="1" w:line="360" w:lineRule="auto"/>
        <w:rPr>
          <w:rFonts w:cs="Arial"/>
          <w:color w:val="000000" w:themeColor="text1"/>
          <w:sz w:val="28"/>
          <w:szCs w:val="28"/>
        </w:rPr>
      </w:pPr>
      <w:r w:rsidRPr="00C720C9">
        <w:rPr>
          <w:rFonts w:cs="Arial"/>
          <w:color w:val="000000" w:themeColor="text1"/>
          <w:sz w:val="28"/>
          <w:szCs w:val="28"/>
        </w:rPr>
        <w:t xml:space="preserve">ANNet: </w:t>
      </w:r>
      <w:r w:rsidRPr="00603313">
        <w:rPr>
          <w:rFonts w:cs="Arial"/>
          <w:color w:val="000000" w:themeColor="text1"/>
          <w:sz w:val="28"/>
          <w:szCs w:val="28"/>
        </w:rPr>
        <w:t>A first-principles neural network for forward and inverse dynamics</w:t>
      </w:r>
    </w:p>
    <w:p w14:paraId="3A6E190C" w14:textId="38A5088F" w:rsidR="0037135B" w:rsidRPr="00FA7583" w:rsidRDefault="0037135B" w:rsidP="000809E9">
      <w:pPr>
        <w:spacing w:before="100" w:beforeAutospacing="1" w:after="100" w:afterAutospacing="1" w:line="360" w:lineRule="auto"/>
        <w:rPr>
          <w:rFonts w:cs="Arial"/>
          <w:color w:val="000000" w:themeColor="text1"/>
          <w:szCs w:val="20"/>
        </w:rPr>
      </w:pPr>
      <w:r w:rsidRPr="00FA7583">
        <w:rPr>
          <w:rFonts w:cs="Arial"/>
          <w:color w:val="000000" w:themeColor="text1"/>
          <w:szCs w:val="20"/>
        </w:rPr>
        <w:t>Serhii Bahdasariants</w:t>
      </w:r>
      <w:r w:rsidRPr="00FA7583">
        <w:rPr>
          <w:rFonts w:cs="Arial"/>
          <w:color w:val="000000" w:themeColor="text1"/>
          <w:szCs w:val="20"/>
          <w:vertAlign w:val="superscript"/>
        </w:rPr>
        <w:t>1,2</w:t>
      </w:r>
      <w:r w:rsidRPr="00FA7583">
        <w:rPr>
          <w:rFonts w:cs="Arial"/>
          <w:color w:val="000000" w:themeColor="text1"/>
          <w:szCs w:val="20"/>
        </w:rPr>
        <w:t xml:space="preserve">, </w:t>
      </w:r>
      <w:r w:rsidR="00980B4C" w:rsidRPr="00FA7583">
        <w:rPr>
          <w:rFonts w:cs="Arial"/>
          <w:color w:val="000000" w:themeColor="text1"/>
          <w:szCs w:val="20"/>
        </w:rPr>
        <w:t>Lauren Parola</w:t>
      </w:r>
      <w:r w:rsidR="00980B4C" w:rsidRPr="00FA7583">
        <w:rPr>
          <w:rFonts w:cs="Arial"/>
          <w:color w:val="000000" w:themeColor="text1"/>
          <w:szCs w:val="20"/>
          <w:vertAlign w:val="superscript"/>
        </w:rPr>
        <w:t>1,2</w:t>
      </w:r>
      <w:r w:rsidR="00980B4C" w:rsidRPr="00FA7583">
        <w:rPr>
          <w:rFonts w:cs="Arial"/>
          <w:color w:val="000000" w:themeColor="text1"/>
          <w:szCs w:val="20"/>
        </w:rPr>
        <w:t xml:space="preserve">, </w:t>
      </w:r>
      <w:r w:rsidR="00E27DD6" w:rsidRPr="00FA7583">
        <w:rPr>
          <w:rFonts w:cs="Arial"/>
          <w:color w:val="000000" w:themeColor="text1"/>
          <w:szCs w:val="20"/>
        </w:rPr>
        <w:t>Kriti Kacker</w:t>
      </w:r>
      <w:r w:rsidR="00E27DD6" w:rsidRPr="00FA7583">
        <w:rPr>
          <w:rFonts w:cs="Arial"/>
          <w:color w:val="000000" w:themeColor="text1"/>
          <w:szCs w:val="20"/>
          <w:vertAlign w:val="superscript"/>
        </w:rPr>
        <w:t>1,2</w:t>
      </w:r>
      <w:r w:rsidR="00E27DD6" w:rsidRPr="00FA7583">
        <w:rPr>
          <w:rFonts w:cs="Arial"/>
          <w:color w:val="000000" w:themeColor="text1"/>
          <w:szCs w:val="20"/>
        </w:rPr>
        <w:t>,</w:t>
      </w:r>
      <w:r w:rsidR="00E27DD6">
        <w:rPr>
          <w:rFonts w:cs="Arial"/>
          <w:color w:val="000000" w:themeColor="text1"/>
          <w:szCs w:val="20"/>
        </w:rPr>
        <w:t xml:space="preserve"> </w:t>
      </w:r>
      <w:r w:rsidR="00437316" w:rsidRPr="00FA7583">
        <w:rPr>
          <w:rFonts w:cs="Arial"/>
          <w:color w:val="000000" w:themeColor="text1"/>
          <w:szCs w:val="20"/>
        </w:rPr>
        <w:t>Ariel K. Feldman</w:t>
      </w:r>
      <w:r w:rsidR="00437316" w:rsidRPr="00FA7583">
        <w:rPr>
          <w:rFonts w:cs="Arial"/>
          <w:color w:val="000000" w:themeColor="text1"/>
          <w:szCs w:val="20"/>
          <w:vertAlign w:val="superscript"/>
        </w:rPr>
        <w:t>1,</w:t>
      </w:r>
      <w:r w:rsidR="00107F87">
        <w:rPr>
          <w:rFonts w:cs="Arial"/>
          <w:color w:val="000000" w:themeColor="text1"/>
          <w:szCs w:val="20"/>
          <w:vertAlign w:val="superscript"/>
        </w:rPr>
        <w:t>3</w:t>
      </w:r>
      <w:r w:rsidR="00437316" w:rsidRPr="00FA7583">
        <w:rPr>
          <w:rFonts w:cs="Arial"/>
          <w:color w:val="000000" w:themeColor="text1"/>
          <w:szCs w:val="20"/>
        </w:rPr>
        <w:t>,</w:t>
      </w:r>
      <w:r w:rsidR="00373C4A">
        <w:rPr>
          <w:rFonts w:cs="Arial"/>
          <w:color w:val="000000" w:themeColor="text1"/>
          <w:szCs w:val="20"/>
        </w:rPr>
        <w:t xml:space="preserve"> </w:t>
      </w:r>
      <w:r w:rsidR="002F34CA" w:rsidRPr="00FA7583">
        <w:rPr>
          <w:color w:val="000000" w:themeColor="text1"/>
        </w:rPr>
        <w:t>Zachary Zdobinski</w:t>
      </w:r>
      <w:r w:rsidR="00107F87">
        <w:rPr>
          <w:rFonts w:cs="Arial"/>
          <w:color w:val="000000" w:themeColor="text1"/>
          <w:szCs w:val="20"/>
          <w:vertAlign w:val="superscript"/>
        </w:rPr>
        <w:t>4</w:t>
      </w:r>
      <w:r w:rsidR="00373C4A" w:rsidRPr="00373C4A">
        <w:rPr>
          <w:rFonts w:cs="Arial"/>
          <w:color w:val="000000" w:themeColor="text1"/>
          <w:szCs w:val="20"/>
        </w:rPr>
        <w:t>,</w:t>
      </w:r>
      <w:r w:rsidR="00373C4A">
        <w:rPr>
          <w:rFonts w:cs="Arial"/>
          <w:color w:val="000000" w:themeColor="text1"/>
          <w:szCs w:val="20"/>
        </w:rPr>
        <w:t xml:space="preserve"> </w:t>
      </w:r>
      <w:r w:rsidR="00A7166B" w:rsidRPr="00FA7583">
        <w:rPr>
          <w:rFonts w:cs="Arial"/>
          <w:color w:val="000000" w:themeColor="text1"/>
          <w:szCs w:val="20"/>
        </w:rPr>
        <w:t>Inseung Kang</w:t>
      </w:r>
      <w:r w:rsidR="00A7166B" w:rsidRPr="00FA7583">
        <w:rPr>
          <w:rFonts w:cs="Arial"/>
          <w:color w:val="000000" w:themeColor="text1"/>
          <w:szCs w:val="20"/>
          <w:vertAlign w:val="superscript"/>
        </w:rPr>
        <w:t>2,</w:t>
      </w:r>
      <w:r w:rsidR="00107F87">
        <w:rPr>
          <w:rFonts w:cs="Arial"/>
          <w:color w:val="000000" w:themeColor="text1"/>
          <w:szCs w:val="20"/>
          <w:vertAlign w:val="superscript"/>
        </w:rPr>
        <w:t>5</w:t>
      </w:r>
      <w:r w:rsidR="00A7166B" w:rsidRPr="00FA7583">
        <w:rPr>
          <w:rFonts w:cs="Arial"/>
          <w:color w:val="000000" w:themeColor="text1"/>
          <w:szCs w:val="20"/>
        </w:rPr>
        <w:t xml:space="preserve">, </w:t>
      </w:r>
      <w:r w:rsidRPr="00FA7583">
        <w:rPr>
          <w:rFonts w:cs="Arial"/>
          <w:color w:val="000000" w:themeColor="text1"/>
          <w:szCs w:val="20"/>
        </w:rPr>
        <w:t>Douglas J. Weber</w:t>
      </w:r>
      <w:r w:rsidRPr="00FA7583">
        <w:rPr>
          <w:rFonts w:cs="Arial"/>
          <w:color w:val="000000" w:themeColor="text1"/>
          <w:szCs w:val="20"/>
          <w:vertAlign w:val="superscript"/>
        </w:rPr>
        <w:t>1,2,</w:t>
      </w:r>
      <w:r w:rsidR="00107F87">
        <w:rPr>
          <w:rFonts w:cs="Arial"/>
          <w:color w:val="000000" w:themeColor="text1"/>
          <w:szCs w:val="20"/>
          <w:vertAlign w:val="superscript"/>
        </w:rPr>
        <w:t>3</w:t>
      </w:r>
      <w:r w:rsidRPr="00FA7583">
        <w:rPr>
          <w:rFonts w:cs="Arial"/>
          <w:color w:val="000000" w:themeColor="text1"/>
          <w:szCs w:val="20"/>
        </w:rPr>
        <w:t>*</w:t>
      </w:r>
    </w:p>
    <w:p w14:paraId="2CC3A3F9" w14:textId="77777777" w:rsidR="0037135B" w:rsidRPr="00485C9C" w:rsidRDefault="0037135B" w:rsidP="000809E9">
      <w:pPr>
        <w:spacing w:before="100" w:beforeAutospacing="1" w:after="100" w:afterAutospacing="1" w:line="360" w:lineRule="auto"/>
        <w:rPr>
          <w:rFonts w:cs="Arial"/>
          <w:color w:val="000000" w:themeColor="text1"/>
          <w:szCs w:val="20"/>
        </w:rPr>
      </w:pPr>
    </w:p>
    <w:p w14:paraId="68764D4A" w14:textId="77777777" w:rsidR="0037135B" w:rsidRPr="00485C9C" w:rsidRDefault="0037135B" w:rsidP="000809E9">
      <w:pPr>
        <w:spacing w:before="100" w:beforeAutospacing="1" w:after="100" w:afterAutospacing="1" w:line="360" w:lineRule="auto"/>
        <w:rPr>
          <w:rFonts w:cs="Arial"/>
          <w:color w:val="000000" w:themeColor="text1"/>
          <w:szCs w:val="20"/>
        </w:rPr>
      </w:pPr>
      <w:r w:rsidRPr="00485C9C">
        <w:rPr>
          <w:rFonts w:cs="Arial"/>
          <w:color w:val="000000" w:themeColor="text1"/>
          <w:szCs w:val="20"/>
          <w:vertAlign w:val="superscript"/>
        </w:rPr>
        <w:t>1</w:t>
      </w:r>
      <w:r w:rsidRPr="00485C9C">
        <w:rPr>
          <w:rFonts w:cs="Arial"/>
          <w:color w:val="000000" w:themeColor="text1"/>
          <w:szCs w:val="20"/>
        </w:rPr>
        <w:t>NeuroMechatronics Lab, Carnegie Mellon University, Pittsburgh, PA, USA</w:t>
      </w:r>
    </w:p>
    <w:p w14:paraId="1D7FF4D0" w14:textId="77777777" w:rsidR="0037135B" w:rsidRDefault="0037135B" w:rsidP="000809E9">
      <w:pPr>
        <w:spacing w:before="100" w:beforeAutospacing="1" w:after="100" w:afterAutospacing="1" w:line="360" w:lineRule="auto"/>
        <w:rPr>
          <w:rFonts w:cs="Arial"/>
          <w:color w:val="000000" w:themeColor="text1"/>
          <w:szCs w:val="20"/>
        </w:rPr>
      </w:pPr>
      <w:r w:rsidRPr="00485C9C">
        <w:rPr>
          <w:rFonts w:cs="Arial"/>
          <w:color w:val="000000" w:themeColor="text1"/>
          <w:szCs w:val="20"/>
          <w:vertAlign w:val="superscript"/>
        </w:rPr>
        <w:t>2</w:t>
      </w:r>
      <w:r w:rsidRPr="00485C9C">
        <w:rPr>
          <w:rFonts w:cs="Arial"/>
          <w:color w:val="000000" w:themeColor="text1"/>
          <w:szCs w:val="20"/>
        </w:rPr>
        <w:t>Department of Mechanical Engineering, Carnegie Mellon University, Pittsburgh, PA, USA</w:t>
      </w:r>
    </w:p>
    <w:p w14:paraId="50DF9CBD" w14:textId="55FBFF70" w:rsidR="0037135B" w:rsidRDefault="00107F87"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3</w:t>
      </w:r>
      <w:r w:rsidR="0037135B" w:rsidRPr="00485C9C">
        <w:rPr>
          <w:rFonts w:cs="Arial"/>
          <w:color w:val="000000" w:themeColor="text1"/>
          <w:szCs w:val="20"/>
        </w:rPr>
        <w:t>Neuroscience Institute, Carnegie Mellon University, Pittsburgh, PA, USA</w:t>
      </w:r>
    </w:p>
    <w:p w14:paraId="1CCC3DF5" w14:textId="2CB57F32" w:rsidR="001E2B90" w:rsidRPr="00485C9C" w:rsidRDefault="00107F87"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4</w:t>
      </w:r>
      <w:r w:rsidR="001E2B90" w:rsidRPr="00485C9C">
        <w:rPr>
          <w:rFonts w:cs="Arial"/>
          <w:color w:val="000000" w:themeColor="text1"/>
          <w:szCs w:val="20"/>
        </w:rPr>
        <w:t xml:space="preserve">Department of </w:t>
      </w:r>
      <w:r w:rsidR="001E2B90" w:rsidRPr="001E2B90">
        <w:rPr>
          <w:rFonts w:cs="Arial"/>
          <w:color w:val="000000" w:themeColor="text1"/>
          <w:szCs w:val="20"/>
        </w:rPr>
        <w:t>Electrical and Computer Engineering</w:t>
      </w:r>
      <w:r w:rsidR="001E2B90">
        <w:rPr>
          <w:rFonts w:cs="Arial"/>
          <w:color w:val="000000" w:themeColor="text1"/>
          <w:szCs w:val="20"/>
        </w:rPr>
        <w:t xml:space="preserve">, </w:t>
      </w:r>
      <w:r w:rsidR="001E2B90" w:rsidRPr="002F2FE9">
        <w:rPr>
          <w:rFonts w:cs="Arial"/>
          <w:color w:val="000000" w:themeColor="text1"/>
          <w:szCs w:val="20"/>
        </w:rPr>
        <w:t>Carnegie Mellon University, Pittsburgh, PA, USA</w:t>
      </w:r>
    </w:p>
    <w:p w14:paraId="3B0B0B06" w14:textId="4EADFF17" w:rsidR="00A7166B" w:rsidRPr="008A6194" w:rsidRDefault="00107F87"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5</w:t>
      </w:r>
      <w:r w:rsidR="00A7166B" w:rsidRPr="00485C9C">
        <w:rPr>
          <w:rFonts w:cs="Arial"/>
          <w:color w:val="000000" w:themeColor="text1"/>
          <w:szCs w:val="20"/>
        </w:rPr>
        <w:t>Robotics Institute, Carnegie Mellon University, Pittsburgh, PA, USA</w:t>
      </w:r>
    </w:p>
    <w:p w14:paraId="6D681058" w14:textId="054C356D" w:rsidR="0037135B" w:rsidRPr="008A6194" w:rsidRDefault="0037135B" w:rsidP="000809E9">
      <w:pPr>
        <w:spacing w:before="100" w:beforeAutospacing="1" w:after="100" w:afterAutospacing="1" w:line="360" w:lineRule="auto"/>
        <w:rPr>
          <w:rFonts w:cs="Arial"/>
          <w:color w:val="000000" w:themeColor="text1"/>
          <w:szCs w:val="20"/>
        </w:rPr>
      </w:pPr>
      <w:r w:rsidRPr="008A6194">
        <w:rPr>
          <w:rFonts w:cs="Arial"/>
          <w:color w:val="000000" w:themeColor="text1"/>
          <w:szCs w:val="20"/>
        </w:rPr>
        <w:t>*Corresponding author: Douglas J. Weber</w:t>
      </w:r>
    </w:p>
    <w:p w14:paraId="4C47DF6D" w14:textId="7F40414E" w:rsidR="0037135B" w:rsidRDefault="0037135B" w:rsidP="000809E9">
      <w:pPr>
        <w:spacing w:before="100" w:beforeAutospacing="1" w:after="100" w:afterAutospacing="1" w:line="360" w:lineRule="auto"/>
        <w:rPr>
          <w:rFonts w:cs="Arial"/>
          <w:color w:val="000000" w:themeColor="text1"/>
          <w:szCs w:val="20"/>
        </w:rPr>
      </w:pPr>
      <w:r w:rsidRPr="008A6194">
        <w:rPr>
          <w:rFonts w:cs="Arial"/>
          <w:b/>
          <w:color w:val="000000" w:themeColor="text1"/>
          <w:szCs w:val="20"/>
        </w:rPr>
        <w:t>Email:</w:t>
      </w:r>
      <w:r w:rsidRPr="008A6194">
        <w:rPr>
          <w:rFonts w:cs="Arial"/>
          <w:color w:val="000000" w:themeColor="text1"/>
          <w:szCs w:val="20"/>
        </w:rPr>
        <w:t xml:space="preserve"> </w:t>
      </w:r>
      <w:r w:rsidR="00A7166B" w:rsidRPr="00A7166B">
        <w:rPr>
          <w:rFonts w:cs="Arial"/>
          <w:color w:val="000000" w:themeColor="text1"/>
          <w:szCs w:val="20"/>
        </w:rPr>
        <w:t>dweber@andrew.cmu.edu</w:t>
      </w:r>
    </w:p>
    <w:p w14:paraId="2F9C4868" w14:textId="77777777" w:rsidR="00A7166B" w:rsidRPr="008A6194" w:rsidRDefault="00A7166B" w:rsidP="000809E9">
      <w:pPr>
        <w:spacing w:before="100" w:beforeAutospacing="1" w:after="100" w:afterAutospacing="1" w:line="360" w:lineRule="auto"/>
        <w:rPr>
          <w:rFonts w:cs="Arial"/>
          <w:color w:val="000000" w:themeColor="text1"/>
        </w:rPr>
      </w:pPr>
    </w:p>
    <w:p w14:paraId="7C53422B" w14:textId="77777777" w:rsidR="0037135B" w:rsidRDefault="0037135B" w:rsidP="000809E9">
      <w:pPr>
        <w:spacing w:before="100" w:beforeAutospacing="1" w:after="100" w:afterAutospacing="1" w:line="360" w:lineRule="auto"/>
        <w:rPr>
          <w:rFonts w:cs="Arial"/>
          <w:b/>
          <w:color w:val="000000" w:themeColor="text1"/>
          <w:szCs w:val="20"/>
        </w:rPr>
      </w:pPr>
      <w:r w:rsidRPr="008A6194">
        <w:rPr>
          <w:rFonts w:cs="Arial"/>
          <w:b/>
          <w:color w:val="000000" w:themeColor="text1"/>
          <w:szCs w:val="20"/>
        </w:rPr>
        <w:t xml:space="preserve">Author Contributions: </w:t>
      </w:r>
    </w:p>
    <w:p w14:paraId="211E6934" w14:textId="50433F8E" w:rsidR="0037135B" w:rsidRDefault="0037135B" w:rsidP="000809E9">
      <w:pPr>
        <w:spacing w:before="100" w:beforeAutospacing="1" w:after="100" w:afterAutospacing="1" w:line="360" w:lineRule="auto"/>
        <w:rPr>
          <w:rFonts w:cs="Arial"/>
          <w:bCs/>
          <w:color w:val="000000" w:themeColor="text1"/>
          <w:szCs w:val="20"/>
        </w:rPr>
      </w:pPr>
      <w:r w:rsidRPr="008B0833">
        <w:rPr>
          <w:rFonts w:cs="Arial"/>
          <w:bCs/>
          <w:color w:val="000000" w:themeColor="text1"/>
          <w:szCs w:val="20"/>
        </w:rPr>
        <w:t xml:space="preserve">S.B. conceived the study, designed and implemented computational experiments, performed simulations and data analysis, and wrote the </w:t>
      </w:r>
      <w:r>
        <w:rPr>
          <w:rFonts w:cs="Arial"/>
          <w:bCs/>
          <w:color w:val="000000" w:themeColor="text1"/>
          <w:szCs w:val="20"/>
        </w:rPr>
        <w:t>manuscript</w:t>
      </w:r>
      <w:r w:rsidRPr="008B0833">
        <w:rPr>
          <w:rFonts w:cs="Arial"/>
          <w:bCs/>
          <w:color w:val="000000" w:themeColor="text1"/>
          <w:szCs w:val="20"/>
        </w:rPr>
        <w:t xml:space="preserve">. </w:t>
      </w:r>
      <w:r w:rsidR="0014761E">
        <w:rPr>
          <w:rFonts w:cs="Arial"/>
          <w:bCs/>
          <w:color w:val="000000" w:themeColor="text1"/>
          <w:szCs w:val="20"/>
        </w:rPr>
        <w:t>L.P.</w:t>
      </w:r>
      <w:r w:rsidR="00437316">
        <w:rPr>
          <w:rFonts w:cs="Arial"/>
          <w:bCs/>
          <w:color w:val="000000" w:themeColor="text1"/>
          <w:szCs w:val="20"/>
        </w:rPr>
        <w:t xml:space="preserve">, </w:t>
      </w:r>
      <w:r w:rsidR="00D17B0E">
        <w:rPr>
          <w:rFonts w:cs="Arial"/>
          <w:bCs/>
          <w:color w:val="000000" w:themeColor="text1"/>
          <w:szCs w:val="20"/>
        </w:rPr>
        <w:t xml:space="preserve">K.K., </w:t>
      </w:r>
      <w:r w:rsidR="0014761E">
        <w:rPr>
          <w:rFonts w:cs="Arial"/>
          <w:bCs/>
          <w:color w:val="000000" w:themeColor="text1"/>
          <w:szCs w:val="20"/>
        </w:rPr>
        <w:t>A.K.F.</w:t>
      </w:r>
      <w:r w:rsidR="00437316">
        <w:rPr>
          <w:rFonts w:cs="Arial"/>
          <w:bCs/>
          <w:color w:val="000000" w:themeColor="text1"/>
          <w:szCs w:val="20"/>
        </w:rPr>
        <w:t xml:space="preserve">, </w:t>
      </w:r>
      <w:r w:rsidR="00D17B0E">
        <w:rPr>
          <w:rFonts w:cs="Arial"/>
          <w:bCs/>
          <w:color w:val="000000" w:themeColor="text1"/>
          <w:szCs w:val="20"/>
        </w:rPr>
        <w:t xml:space="preserve">and </w:t>
      </w:r>
      <w:r w:rsidR="00437316">
        <w:rPr>
          <w:rFonts w:cs="Arial"/>
          <w:bCs/>
          <w:color w:val="000000" w:themeColor="text1"/>
          <w:szCs w:val="20"/>
        </w:rPr>
        <w:t xml:space="preserve">Z.Z. </w:t>
      </w:r>
      <w:r w:rsidR="0014761E">
        <w:rPr>
          <w:rFonts w:cs="Arial"/>
          <w:bCs/>
          <w:color w:val="000000" w:themeColor="text1"/>
          <w:szCs w:val="20"/>
        </w:rPr>
        <w:t>assisted in experimental desig</w:t>
      </w:r>
      <w:r w:rsidR="003325A4">
        <w:rPr>
          <w:rFonts w:cs="Arial"/>
          <w:bCs/>
          <w:color w:val="000000" w:themeColor="text1"/>
          <w:szCs w:val="20"/>
        </w:rPr>
        <w:t>n</w:t>
      </w:r>
      <w:r w:rsidR="00DD49D5">
        <w:rPr>
          <w:rFonts w:cs="Arial"/>
          <w:bCs/>
          <w:color w:val="000000" w:themeColor="text1"/>
          <w:szCs w:val="20"/>
        </w:rPr>
        <w:t xml:space="preserve"> and edited the manuscript</w:t>
      </w:r>
      <w:r w:rsidR="0014761E">
        <w:rPr>
          <w:rFonts w:cs="Arial"/>
          <w:bCs/>
          <w:color w:val="000000" w:themeColor="text1"/>
          <w:szCs w:val="20"/>
        </w:rPr>
        <w:t xml:space="preserve">. </w:t>
      </w:r>
      <w:r w:rsidR="001E3CD8">
        <w:rPr>
          <w:rFonts w:cs="Arial"/>
          <w:bCs/>
          <w:color w:val="000000" w:themeColor="text1"/>
          <w:szCs w:val="20"/>
        </w:rPr>
        <w:t xml:space="preserve">I.K. </w:t>
      </w:r>
      <w:r w:rsidR="001E3CD8" w:rsidRPr="008B0833">
        <w:rPr>
          <w:rFonts w:cs="Arial"/>
          <w:bCs/>
          <w:color w:val="000000" w:themeColor="text1"/>
          <w:szCs w:val="20"/>
        </w:rPr>
        <w:t>reviewed and edited the manuscript.</w:t>
      </w:r>
      <w:r w:rsidR="001E3CD8">
        <w:rPr>
          <w:rFonts w:cs="Arial"/>
          <w:bCs/>
          <w:color w:val="000000" w:themeColor="text1"/>
          <w:szCs w:val="20"/>
        </w:rPr>
        <w:t xml:space="preserve"> </w:t>
      </w:r>
      <w:r w:rsidRPr="008B0833">
        <w:rPr>
          <w:rFonts w:cs="Arial"/>
          <w:bCs/>
          <w:color w:val="000000" w:themeColor="text1"/>
          <w:szCs w:val="20"/>
        </w:rPr>
        <w:t>D.J.W. supervised the research</w:t>
      </w:r>
      <w:r>
        <w:rPr>
          <w:rFonts w:cs="Arial"/>
          <w:bCs/>
          <w:color w:val="000000" w:themeColor="text1"/>
          <w:szCs w:val="20"/>
        </w:rPr>
        <w:t xml:space="preserve">, </w:t>
      </w:r>
      <w:r w:rsidRPr="008B0833">
        <w:rPr>
          <w:rFonts w:cs="Arial"/>
          <w:bCs/>
          <w:color w:val="000000" w:themeColor="text1"/>
          <w:szCs w:val="20"/>
        </w:rPr>
        <w:t>reviewed and edited the manuscript.</w:t>
      </w:r>
    </w:p>
    <w:p w14:paraId="26B6B3DA" w14:textId="77777777" w:rsidR="0037135B" w:rsidRPr="008A6194" w:rsidRDefault="0037135B" w:rsidP="000809E9">
      <w:pPr>
        <w:spacing w:before="100" w:beforeAutospacing="1" w:after="100" w:afterAutospacing="1" w:line="360" w:lineRule="auto"/>
        <w:rPr>
          <w:rFonts w:cs="Arial"/>
          <w:color w:val="000000" w:themeColor="text1"/>
          <w:szCs w:val="20"/>
        </w:rPr>
      </w:pPr>
      <w:r w:rsidRPr="008A6194">
        <w:rPr>
          <w:rFonts w:cs="Arial"/>
          <w:b/>
          <w:color w:val="000000" w:themeColor="text1"/>
          <w:szCs w:val="20"/>
        </w:rPr>
        <w:t xml:space="preserve">Competing Interest Statement: </w:t>
      </w:r>
      <w:r w:rsidRPr="008A6194">
        <w:rPr>
          <w:rFonts w:cs="Arial"/>
          <w:color w:val="000000" w:themeColor="text1"/>
          <w:szCs w:val="20"/>
        </w:rPr>
        <w:t xml:space="preserve">The authors declare no competing interest. </w:t>
      </w:r>
    </w:p>
    <w:p w14:paraId="4A1E825E" w14:textId="710DA773" w:rsidR="0037135B" w:rsidRDefault="0037135B" w:rsidP="000809E9">
      <w:pPr>
        <w:spacing w:before="100" w:beforeAutospacing="1" w:after="100" w:afterAutospacing="1" w:line="360" w:lineRule="auto"/>
        <w:rPr>
          <w:rFonts w:cs="Arial"/>
          <w:bCs/>
          <w:color w:val="000000" w:themeColor="text1"/>
          <w:szCs w:val="20"/>
        </w:rPr>
      </w:pPr>
      <w:r w:rsidRPr="008A6194">
        <w:rPr>
          <w:rFonts w:cs="Arial"/>
          <w:b/>
          <w:color w:val="000000" w:themeColor="text1"/>
          <w:szCs w:val="20"/>
        </w:rPr>
        <w:t xml:space="preserve">Keywords: </w:t>
      </w:r>
      <w:r w:rsidRPr="008A6194">
        <w:rPr>
          <w:rFonts w:cs="Arial"/>
          <w:bCs/>
          <w:color w:val="000000" w:themeColor="text1"/>
          <w:szCs w:val="20"/>
        </w:rPr>
        <w:t xml:space="preserve">Physics-Informed </w:t>
      </w:r>
      <w:r>
        <w:rPr>
          <w:rFonts w:cs="Arial"/>
          <w:bCs/>
          <w:color w:val="000000" w:themeColor="text1"/>
          <w:szCs w:val="20"/>
        </w:rPr>
        <w:t>Neural Networks</w:t>
      </w:r>
      <w:r w:rsidRPr="008A6194">
        <w:rPr>
          <w:rFonts w:cs="Arial"/>
          <w:bCs/>
          <w:color w:val="000000" w:themeColor="text1"/>
          <w:szCs w:val="20"/>
        </w:rPr>
        <w:t xml:space="preserve">, </w:t>
      </w:r>
      <w:r>
        <w:rPr>
          <w:rFonts w:cs="Arial"/>
          <w:bCs/>
          <w:color w:val="000000" w:themeColor="text1"/>
          <w:szCs w:val="20"/>
        </w:rPr>
        <w:t>Forward</w:t>
      </w:r>
      <w:r w:rsidRPr="008A6194">
        <w:rPr>
          <w:rFonts w:cs="Arial"/>
          <w:bCs/>
          <w:color w:val="000000" w:themeColor="text1"/>
          <w:szCs w:val="20"/>
        </w:rPr>
        <w:t xml:space="preserve"> Dynamics, Inverse Dynamics, Gibbs-Appell Equations</w:t>
      </w:r>
    </w:p>
    <w:p w14:paraId="0F7C37A1" w14:textId="55671C1B" w:rsidR="0037135B" w:rsidRPr="008A6194" w:rsidRDefault="0037135B" w:rsidP="004D2FF5">
      <w:pPr>
        <w:spacing w:before="100" w:beforeAutospacing="1" w:after="100" w:afterAutospacing="1"/>
        <w:rPr>
          <w:rFonts w:cs="Arial"/>
          <w:color w:val="000000" w:themeColor="text1"/>
          <w:szCs w:val="20"/>
        </w:rPr>
        <w:sectPr w:rsidR="0037135B" w:rsidRPr="008A6194" w:rsidSect="0037135B">
          <w:headerReference w:type="default" r:id="rId8"/>
          <w:footerReference w:type="default" r:id="rId9"/>
          <w:pgSz w:w="12240" w:h="15840"/>
          <w:pgMar w:top="1440" w:right="1800" w:bottom="1440" w:left="1800" w:header="720" w:footer="720" w:gutter="0"/>
          <w:cols w:space="720"/>
          <w:docGrid w:linePitch="299"/>
        </w:sectPr>
      </w:pPr>
    </w:p>
    <w:p w14:paraId="25FC8494" w14:textId="77777777" w:rsidR="001C2150" w:rsidRDefault="001C2150" w:rsidP="004D2FF5">
      <w:pPr>
        <w:pStyle w:val="Heading2"/>
        <w:spacing w:before="100" w:beforeAutospacing="1" w:after="100" w:afterAutospacing="1"/>
      </w:pPr>
      <w:bookmarkStart w:id="0" w:name="30j0zll" w:colFirst="0" w:colLast="0"/>
      <w:bookmarkStart w:id="1" w:name="1fob9te" w:colFirst="0" w:colLast="0"/>
      <w:bookmarkEnd w:id="0"/>
      <w:bookmarkEnd w:id="1"/>
      <w:r>
        <w:lastRenderedPageBreak/>
        <w:t xml:space="preserve">Significance </w:t>
      </w:r>
    </w:p>
    <w:p w14:paraId="6232ADEF" w14:textId="1102E883" w:rsidR="001C2150" w:rsidRDefault="001C2150" w:rsidP="004D2FF5">
      <w:pPr>
        <w:spacing w:before="100" w:beforeAutospacing="1" w:after="100" w:afterAutospacing="1"/>
        <w:rPr>
          <w:ins w:id="2" w:author="Douglas Weber" w:date="2026-05-30T06:39:00Z" w16du:dateUtc="2026-05-30T10:39:00Z"/>
        </w:rPr>
      </w:pPr>
      <w:r w:rsidRPr="001C2150">
        <w:t xml:space="preserve">Robots and animals must solve two problems to move: computing the forces or torques needed for a desired motion (inverse dynamics) and </w:t>
      </w:r>
      <w:commentRangeStart w:id="3"/>
      <w:r w:rsidRPr="001C2150">
        <w:t xml:space="preserve">predicting the motion produced by </w:t>
      </w:r>
      <w:commentRangeEnd w:id="3"/>
      <w:r w:rsidR="007E75D7" w:rsidRPr="001C2150">
        <w:rPr>
          <w:rStyle w:val="CommentReference"/>
          <w:sz w:val="20"/>
          <w:szCs w:val="24"/>
        </w:rPr>
        <w:commentReference w:id="3"/>
      </w:r>
      <w:r w:rsidRPr="001C2150">
        <w:t xml:space="preserve">applied forces (forward dynamics), which are usually modeled separately. We show that both problems can be expressed using a single scalar function from classical mechanics, </w:t>
      </w:r>
      <w:r w:rsidR="00076D17">
        <w:t>Appell</w:t>
      </w:r>
      <w:r w:rsidRPr="001C2150">
        <w:t xml:space="preserve"> acceleration energy. A neural network trained so that the derivative of this learned function matches reference joint torques performs </w:t>
      </w:r>
      <w:r w:rsidRPr="00051A32">
        <w:rPr>
          <w:i/>
          <w:iCs/>
        </w:rPr>
        <w:t>inverse dynamics</w:t>
      </w:r>
      <w:r w:rsidRPr="001C2150">
        <w:t xml:space="preserve">. The same network then computes </w:t>
      </w:r>
      <w:r w:rsidRPr="00051A32">
        <w:rPr>
          <w:i/>
          <w:iCs/>
        </w:rPr>
        <w:t>forward dynamics</w:t>
      </w:r>
      <w:r w:rsidRPr="001C2150">
        <w:t xml:space="preserve"> by minimizing an objective built from the learned energy landscape, without retraining. This </w:t>
      </w:r>
      <w:ins w:id="4" w:author="Douglas Weber" w:date="2026-05-30T06:41:00Z" w16du:dateUtc="2026-05-30T10:41:00Z">
        <w:r w:rsidR="002D6F38">
          <w:t xml:space="preserve">framework </w:t>
        </w:r>
      </w:ins>
      <w:r w:rsidRPr="001C2150">
        <w:t xml:space="preserve">provides a </w:t>
      </w:r>
      <w:del w:id="5" w:author="Douglas Weber" w:date="2026-05-30T06:42:00Z" w16du:dateUtc="2026-05-30T10:42:00Z">
        <w:r w:rsidR="007A2F70" w:rsidDel="002D6F38">
          <w:delText>systematic</w:delText>
        </w:r>
        <w:r w:rsidRPr="001C2150" w:rsidDel="002D6F38">
          <w:delText xml:space="preserve"> route</w:delText>
        </w:r>
      </w:del>
      <w:ins w:id="6" w:author="Douglas Weber" w:date="2026-05-30T06:42:00Z" w16du:dateUtc="2026-05-30T10:42:00Z">
        <w:r w:rsidR="002D6F38">
          <w:t>unified representation</w:t>
        </w:r>
      </w:ins>
      <w:r w:rsidRPr="001C2150">
        <w:t xml:space="preserve"> </w:t>
      </w:r>
      <w:del w:id="7" w:author="Douglas Weber" w:date="2026-05-30T06:42:00Z" w16du:dateUtc="2026-05-30T10:42:00Z">
        <w:r w:rsidRPr="001C2150" w:rsidDel="002D6F38">
          <w:delText>to unify</w:delText>
        </w:r>
      </w:del>
      <w:ins w:id="8" w:author="Douglas Weber" w:date="2026-05-30T06:42:00Z" w16du:dateUtc="2026-05-30T10:42:00Z">
        <w:r w:rsidR="002D6F38">
          <w:t>for</w:t>
        </w:r>
      </w:ins>
      <w:r w:rsidRPr="001C2150">
        <w:t xml:space="preserve"> prediction and control in </w:t>
      </w:r>
      <w:del w:id="9" w:author="Douglas Weber" w:date="2026-05-30T06:42:00Z" w16du:dateUtc="2026-05-30T10:42:00Z">
        <w:r w:rsidRPr="001C2150" w:rsidDel="002D6F38">
          <w:delText>one representation for</w:delText>
        </w:r>
      </w:del>
      <w:ins w:id="10" w:author="Douglas Weber" w:date="2026-05-30T06:42:00Z" w16du:dateUtc="2026-05-30T10:42:00Z">
        <w:r w:rsidR="002D6F38">
          <w:t>both</w:t>
        </w:r>
      </w:ins>
      <w:r w:rsidRPr="001C2150">
        <w:t xml:space="preserve"> neuroscience and robotics.</w:t>
      </w:r>
    </w:p>
    <w:p w14:paraId="11911579" w14:textId="4C0D35B9" w:rsidR="002D6F38" w:rsidDel="002D6F38" w:rsidRDefault="002D6F38" w:rsidP="004D2FF5">
      <w:pPr>
        <w:spacing w:before="100" w:beforeAutospacing="1" w:after="100" w:afterAutospacing="1"/>
        <w:rPr>
          <w:del w:id="11" w:author="Douglas Weber" w:date="2026-05-30T06:42:00Z" w16du:dateUtc="2026-05-30T10:42:00Z"/>
        </w:rPr>
      </w:pPr>
    </w:p>
    <w:p w14:paraId="2B6EC90C" w14:textId="6376DE15" w:rsidR="0037135B" w:rsidRPr="008A6194" w:rsidRDefault="0037135B" w:rsidP="004D2FF5">
      <w:pPr>
        <w:pStyle w:val="Heading2"/>
        <w:spacing w:before="100" w:beforeAutospacing="1" w:after="100" w:afterAutospacing="1"/>
      </w:pPr>
      <w:r w:rsidRPr="008A6194">
        <w:t>Abstract</w:t>
      </w:r>
    </w:p>
    <w:p w14:paraId="5423959E" w14:textId="31C64A7A" w:rsidR="0037135B" w:rsidRPr="008A6194" w:rsidRDefault="009C26EF" w:rsidP="004D2FF5">
      <w:pPr>
        <w:spacing w:before="100" w:beforeAutospacing="1" w:after="100" w:afterAutospacing="1"/>
        <w:rPr>
          <w:color w:val="000000" w:themeColor="text1"/>
        </w:rPr>
      </w:pPr>
      <w:r w:rsidRPr="009C26EF">
        <w:rPr>
          <w:color w:val="000000" w:themeColor="text1"/>
        </w:rPr>
        <w:t>Biological and robotic systems must solve two related computations to move</w:t>
      </w:r>
      <w:r w:rsidR="001048C0">
        <w:rPr>
          <w:color w:val="000000" w:themeColor="text1"/>
        </w:rPr>
        <w:t xml:space="preserve">: </w:t>
      </w:r>
      <w:r w:rsidRPr="009C26EF">
        <w:rPr>
          <w:color w:val="000000" w:themeColor="text1"/>
        </w:rPr>
        <w:t xml:space="preserve">inverse dynamics, which determines the forces or torques needed to produce a </w:t>
      </w:r>
      <w:r w:rsidRPr="008B7179">
        <w:rPr>
          <w:color w:val="000000" w:themeColor="text1"/>
        </w:rPr>
        <w:t>desired</w:t>
      </w:r>
      <w:r>
        <w:rPr>
          <w:color w:val="000000" w:themeColor="text1"/>
        </w:rPr>
        <w:t xml:space="preserve"> movement</w:t>
      </w:r>
      <w:r w:rsidRPr="009C26EF">
        <w:rPr>
          <w:color w:val="000000" w:themeColor="text1"/>
        </w:rPr>
        <w:t>, and forward dynamics, which predicts motion from applied forces.</w:t>
      </w:r>
      <w:r>
        <w:rPr>
          <w:color w:val="000000" w:themeColor="text1"/>
        </w:rPr>
        <w:t xml:space="preserve"> </w:t>
      </w:r>
      <w:r w:rsidR="00856DE9" w:rsidRPr="00856DE9">
        <w:rPr>
          <w:color w:val="000000" w:themeColor="text1"/>
        </w:rPr>
        <w:t>Although these computations are coupled by the same equations of motion, they are usually estimated or implemented as distinct inverse and forward mappings, in both model-based and data-driven formulations.</w:t>
      </w:r>
      <w:r w:rsidR="00856DE9">
        <w:rPr>
          <w:color w:val="000000" w:themeColor="text1"/>
        </w:rPr>
        <w:t xml:space="preserve"> </w:t>
      </w:r>
      <w:r w:rsidR="00856DE9" w:rsidRPr="00856DE9">
        <w:rPr>
          <w:color w:val="000000" w:themeColor="text1"/>
        </w:rPr>
        <w:t>This separation can obscure the shared structure that constrains both problems.</w:t>
      </w:r>
      <w:r w:rsidR="00856DE9">
        <w:rPr>
          <w:color w:val="000000" w:themeColor="text1"/>
        </w:rPr>
        <w:t xml:space="preserve"> </w:t>
      </w:r>
      <w:r w:rsidR="001048C0">
        <w:rPr>
          <w:color w:val="000000" w:themeColor="text1"/>
        </w:rPr>
        <w:t>Here, w</w:t>
      </w:r>
      <w:r w:rsidR="00B96FC7" w:rsidRPr="008B7179">
        <w:rPr>
          <w:color w:val="000000" w:themeColor="text1"/>
        </w:rPr>
        <w:t xml:space="preserve">e </w:t>
      </w:r>
      <w:r w:rsidR="008B7179" w:rsidRPr="008B7179">
        <w:rPr>
          <w:color w:val="000000" w:themeColor="text1"/>
        </w:rPr>
        <w:t xml:space="preserve">present ANNet, a physics-informed neural network that </w:t>
      </w:r>
      <w:r w:rsidR="00856DE9" w:rsidRPr="00856DE9">
        <w:rPr>
          <w:color w:val="000000" w:themeColor="text1"/>
        </w:rPr>
        <w:t xml:space="preserve">places both computations on a common learned representation </w:t>
      </w:r>
      <w:r w:rsidR="008B7179" w:rsidRPr="008B7179">
        <w:rPr>
          <w:color w:val="000000" w:themeColor="text1"/>
        </w:rPr>
        <w:t>by learning a single scalar quantity from classical mechanic</w:t>
      </w:r>
      <w:r w:rsidR="001048C0">
        <w:rPr>
          <w:color w:val="000000" w:themeColor="text1"/>
        </w:rPr>
        <w:t>s—</w:t>
      </w:r>
      <w:r w:rsidR="001048C0" w:rsidRPr="001048C0">
        <w:rPr>
          <w:color w:val="000000" w:themeColor="text1"/>
        </w:rPr>
        <w:t>Appell acceleration energy.</w:t>
      </w:r>
      <w:r w:rsidR="008B7179" w:rsidRPr="008B7179">
        <w:rPr>
          <w:color w:val="000000" w:themeColor="text1"/>
        </w:rPr>
        <w:t xml:space="preserve"> The network maps kinematic state and candidate accelerations to this scalar function, and inverse dynamics is obtained by differentiating the learned energy </w:t>
      </w:r>
      <w:ins w:id="12" w:author="Douglas Weber" w:date="2026-05-30T06:44:00Z" w16du:dateUtc="2026-05-30T10:44:00Z">
        <w:r w:rsidR="002D6F38">
          <w:rPr>
            <w:color w:val="000000" w:themeColor="text1"/>
          </w:rPr>
          <w:t xml:space="preserve">function </w:t>
        </w:r>
      </w:ins>
      <w:r w:rsidR="008B7179" w:rsidRPr="008B7179">
        <w:rPr>
          <w:color w:val="000000" w:themeColor="text1"/>
        </w:rPr>
        <w:t xml:space="preserve">with respect to acceleration to recover joint torques. Forward dynamics is then </w:t>
      </w:r>
      <w:r w:rsidR="00CE231F">
        <w:rPr>
          <w:color w:val="000000" w:themeColor="text1"/>
        </w:rPr>
        <w:t>calculated</w:t>
      </w:r>
      <w:r w:rsidR="008B7179" w:rsidRPr="008B7179">
        <w:rPr>
          <w:color w:val="000000" w:themeColor="text1"/>
        </w:rPr>
        <w:t xml:space="preserve"> without retraining by embedding the same learned energy landscape in an optimization objective whose unconstrained minimum satisfies the Gibbs–Appell equation</w:t>
      </w:r>
      <w:r w:rsidR="00A37577">
        <w:rPr>
          <w:color w:val="000000" w:themeColor="text1"/>
        </w:rPr>
        <w:t>. T</w:t>
      </w:r>
      <w:r w:rsidR="008B7179" w:rsidRPr="008B7179">
        <w:rPr>
          <w:color w:val="000000" w:themeColor="text1"/>
        </w:rPr>
        <w:t>he resulting accelerations are integrated forward in time. We evaluate ANNet on a double pendulum</w:t>
      </w:r>
      <w:r w:rsidR="001A07EE">
        <w:rPr>
          <w:color w:val="000000" w:themeColor="text1"/>
        </w:rPr>
        <w:t xml:space="preserve"> paradigm</w:t>
      </w:r>
      <w:r w:rsidR="008B7179" w:rsidRPr="008B7179">
        <w:rPr>
          <w:color w:val="000000" w:themeColor="text1"/>
        </w:rPr>
        <w:t>. In trials</w:t>
      </w:r>
      <w:r w:rsidR="00DE7B78">
        <w:rPr>
          <w:color w:val="000000" w:themeColor="text1"/>
        </w:rPr>
        <w:t xml:space="preserve"> unseen by the network during training</w:t>
      </w:r>
      <w:r w:rsidR="008B7179" w:rsidRPr="008B7179">
        <w:rPr>
          <w:color w:val="000000" w:themeColor="text1"/>
        </w:rPr>
        <w:t xml:space="preserve">, </w:t>
      </w:r>
      <w:r w:rsidR="00437316">
        <w:rPr>
          <w:color w:val="000000" w:themeColor="text1"/>
        </w:rPr>
        <w:t xml:space="preserve">inverse and </w:t>
      </w:r>
      <w:r w:rsidR="008B7179" w:rsidRPr="008B7179">
        <w:rPr>
          <w:color w:val="000000" w:themeColor="text1"/>
        </w:rPr>
        <w:t>optimization-based forward simulation</w:t>
      </w:r>
      <w:r w:rsidR="00437316">
        <w:rPr>
          <w:color w:val="000000" w:themeColor="text1"/>
        </w:rPr>
        <w:t>s</w:t>
      </w:r>
      <w:r w:rsidR="008B7179" w:rsidRPr="008B7179">
        <w:rPr>
          <w:color w:val="000000" w:themeColor="text1"/>
        </w:rPr>
        <w:t xml:space="preserve"> </w:t>
      </w:r>
      <w:r w:rsidR="00437316">
        <w:rPr>
          <w:color w:val="000000" w:themeColor="text1"/>
        </w:rPr>
        <w:t>are real-time accurate</w:t>
      </w:r>
      <w:r w:rsidR="008B7179" w:rsidRPr="008B7179">
        <w:rPr>
          <w:color w:val="000000" w:themeColor="text1"/>
        </w:rPr>
        <w:t xml:space="preserve">. </w:t>
      </w:r>
      <w:r w:rsidR="00D17B0E">
        <w:rPr>
          <w:color w:val="000000" w:themeColor="text1"/>
        </w:rPr>
        <w:t>O</w:t>
      </w:r>
      <w:r w:rsidR="00D65740">
        <w:rPr>
          <w:color w:val="000000" w:themeColor="text1"/>
        </w:rPr>
        <w:t>ur</w:t>
      </w:r>
      <w:r w:rsidR="008B7179" w:rsidRPr="008B7179">
        <w:rPr>
          <w:color w:val="000000" w:themeColor="text1"/>
        </w:rPr>
        <w:t xml:space="preserve"> results provide a first-principles route for using a single learned representation to support both prediction and control.</w:t>
      </w:r>
    </w:p>
    <w:p w14:paraId="1AE9C646" w14:textId="51C82CA9" w:rsidR="00BB7471" w:rsidRDefault="0037135B" w:rsidP="004D2FF5">
      <w:pPr>
        <w:pStyle w:val="Heading2"/>
        <w:spacing w:before="100" w:beforeAutospacing="1" w:after="100" w:afterAutospacing="1"/>
      </w:pPr>
      <w:r w:rsidRPr="008A6194">
        <w:lastRenderedPageBreak/>
        <w:t>Introduction</w:t>
      </w:r>
    </w:p>
    <w:p w14:paraId="3757A73B" w14:textId="0FBE276C" w:rsidR="00DE7B78" w:rsidRDefault="00DE7B78" w:rsidP="004D2FF5">
      <w:pPr>
        <w:spacing w:before="100" w:beforeAutospacing="1" w:after="100" w:afterAutospacing="1"/>
      </w:pPr>
      <w:r w:rsidRPr="00DE7B78">
        <w:t>The ability of biological systems to generate a vast repertoire of precise and coordinated movements, from the rhythmic axial undulations of the lamprey</w:t>
      </w:r>
      <w:r>
        <w:fldChar w:fldCharType="begin"/>
      </w:r>
      <w:r w:rsidR="008248FE">
        <w:instrText xml:space="preserve"> ADDIN ZOTERO_ITEM CSL_CITATION {"citationID":"aNBJnLF6","properties":{"formattedCitation":"\\super 1\\uc0\\u8211{}3\\nosupersub{}","plainCitation":"1–3","noteIndex":0},"citationItems":[{"id":332,"uris":["http://zotero.org/users/19127629/items/7Y882LRK"],"itemData":{"id":332,"type":"article-journal","container-title":"Trends in Neurosciences","DOI":"10.1016/0166-2236(95)80008-P","ISSN":"01662236","issue":"6","journalAbbreviation":"Trends in Neurosciences","language":"en","license":"https://www.elsevier.com/tdm/userlicense/1.0/","page":"270-279","source":"DOI.org (Crossref)","title":"Neural networks that co-ordinate locomotion and body orientation in lamprey","volume":"18","author":[{"family":"Grillner","given":"S."},{"family":"Deliagina","given":"T."},{"family":"El Manira","given":"A."},{"family":"Hill","given":"R.H."},{"family":"Orlovsky","given":"G.N."},{"family":"Wallén","given":"P."},{"family":"Ekeberg","given":"Ö."},{"family":"Lansner","given":"A."}],"issued":{"date-parts":[["1995",1]]}}},{"id":333,"uris":["http://zotero.org/users/19127629/items/KEDP7HAQ"],"itemData":{"id":333,"type":"article-journal","abstract":"ABSTRACT\n            The lamprey spinal cord, in isolation or with the brainstem, can be used in vitro. The motor patterns underlying the swimming movements can be elicited by: (1) a pharmacological activation of a specific type of neuronal receptor (NMDA-receptor), that may in other systems give rise to an unstable membrane potential, (2) by stimulation of the brainstem or (3) by tactile activation of skin regions left innervated. In the latter case the initiation of ‘fictive’ swimming is partially caused by a release of a transmitter activating NMDA-receptors, as judged by the effect of NMDA-receptor blockers. The central pattern generator (CPG) is strongly influenced by feedback from mechanosensitive elements, which at least partially reside within the spinal cord. The edge cell in the lamprey spinal cord serves as an intraspinal mechanoreceptor.\n            The ability to generate a coordinated motor output is distributed, since spinal cord sections down to 1-5-2 segments can be made to generate alternating activity. Motor neurones receive an approximately synchronous alternating excitatory and inhibitory drive in each swim cycle and do not appear to be part of the CPG. Motor neurones supplying different parts of the body wall on the same side of a body segment have different morphology with ramifications around different descending axons. The input drive signal during fictive locomotion to motor neurones located close to each other but with different morphological characteristics may differ substantially with regard to the y-relationship (±25 %) and the shape of the oscillation. This implies that even at a segmental level motor neurones may be further subdivided, and furthermore that the ipsilateral network generating the drive signal to ipsilateral motor neurones generates a more complex and individualized output than previously assumed. Motor neurones are not part of the rhythm-generating circuit. The large identifiable interneurones are not required for rhythmic activity to occur although they may be phasically active in the swim cycle. The small segmental interneurones have not yet been completely characterized. Many are phasically active during ‘fictive locomotion’ and lack an apparent axon. Their phase relationships in relation to the burst patterns vary over the entire swim cycle.","container-title":"Journal of Experimental Biology","DOI":"10.1242/jeb.112.1.337","ISSN":"0022-0949, 1477-9145","issue":"1","language":"en","license":"http://www.biologists.com/user-licence-1-1/","page":"337-357","source":"DOI.org (Crossref)","title":"How Does The Lamprey Central Nervous System Make The Lamprey Swim?","volume":"112","author":[{"family":"Grillner","given":"Sten"},{"family":"Wallén","given":"Peter"}],"issued":{"date-parts":[["1984",9,1]]}}},{"id":347,"uris":["http://zotero.org/users/19127629/items/LINLM5VP"],"itemData":{"id":347,"type":"article-journal","abstract":"The vertebrate control of locomotion involves all levels of the nervous system from cortex to the spinal cord. Here, we aim to cover all main aspects of this complex behavior, from the operation of the microcircuits in the spinal cord to the systems and behavioral levels and extend from mammalian locomotion to the basic undulatory movements of lamprey and fish. The cellular basis of propulsion represents the core of the control system, and it involves the spinal central pattern generator networks (CPGs) controlling the timing of different muscles, the sensory compensation for perturbations, and the brain stem command systems controlling the level of activity of the CPGs and the speed of locomotion. The forebrain and in particular the basal ganglia are involved in determining which motor programs should be recruited at a given point of time and can both initiate and stop locomotor activity. The propulsive control system needs to be integrated with the postural control system to maintain body orientation. Moreover, the locomotor movements need to be steered so that the subject approaches the goal of the locomotor episode, or avoids colliding with elements in the environment or simply escapes at high speed. These different aspects will all be covered in the review.","container-title":"Physiological Reviews","DOI":"10.1152/physrev.00015.2019","ISSN":"0031-9333","issue":"1","page":"271-320","publisher":"American Physiological Society","source":"journals.physiology.org (Atypon)","title":"Current Principles of Motor Control, with Special Reference to Vertebrate Locomotion","volume":"100","author":[{"family":"Grillner","given":"Sten"},{"family":"El Manira","given":"Abdeljabbar"}],"issued":{"date-parts":[["2020",1]]}}}],"schema":"https://github.com/citation-style-language/schema/raw/master/csl-citation.json"} </w:instrText>
      </w:r>
      <w:r>
        <w:fldChar w:fldCharType="separate"/>
      </w:r>
      <w:r w:rsidR="008248FE" w:rsidRPr="008248FE">
        <w:rPr>
          <w:rFonts w:eastAsiaTheme="minorHAnsi" w:cs="Arial"/>
          <w:vertAlign w:val="superscript"/>
          <w14:ligatures w14:val="standardContextual"/>
        </w:rPr>
        <w:t>1–3</w:t>
      </w:r>
      <w:r>
        <w:fldChar w:fldCharType="end"/>
      </w:r>
      <w:r w:rsidRPr="00DE7B78">
        <w:t xml:space="preserve"> to the intricate dexterity of the human hand</w:t>
      </w:r>
      <w:r>
        <w:fldChar w:fldCharType="begin"/>
      </w:r>
      <w:r w:rsidR="008248FE">
        <w:instrText xml:space="preserve"> ADDIN ZOTERO_ITEM CSL_CITATION {"citationID":"XdsOALwr","properties":{"formattedCitation":"\\super 4,5\\nosupersub{}","plainCitation":"4,5","noteIndex":0},"citationItems":[{"id":335,"uris":["http://zotero.org/users/19127629/items/7YQL6QJD"],"itemData":{"id":335,"type":"article-journal","abstract":"The hand endows us with unparalleled precision and versatility in our interactions with objects, from mundane activities such as grasping to extraordinary ones such as virtuoso pianism. The complex anatomy of the human hand combined with expansive and specialized neuronal control circuits allows a wide range of precise manual behaviours. To support these behaviours, an exquisite sensory apparatus, spanning the modalities of touch and proprioception, conveys detailed and timely information about our interactions with objects and about the objects themselves. The study of manual dexterity provides a unique lens into the sensorimotor mechanisms that endow the nervous system with the ability to flexibly generate complex behaviour.","container-title":"Nature Reviews Neuroscience","DOI":"10.1038/s41583-021-00528-7","ISSN":"1471-0048","issue":"12","journalAbbreviation":"Nat Rev Neurosci","language":"en","license":"2021 Springer Nature Limited","page":"741-757","publisher":"Nature Publishing Group","source":"www.nature.com","title":"The neural mechanisms of manual dexterity","volume":"22","author":[{"family":"Sobinov","given":"Anton R."},{"family":"Bensmaia","given":"Sliman J."}],"issued":{"date-parts":[["2021",12]]}}},{"id":355,"uris":["http://zotero.org/users/19127629/items/FRPQF9VX"],"itemData":{"id":355,"type":"paper-conference","container-title":"2011 15th International Conference on Advanced Robotics (ICAR)","DOI":"10.1109/ICAR.2011.6088576","event-title":"2011 15th International Conference on Advanced Robotics (ICAR 2011)","ISBN":"978-1-4577-1159-6","page":"1-7","publisher":"IEEE","publisher-place":"Tallinn, Estonia","source":"DOI.org (Crossref)","title":"On dexterity and dexterous manipulation","URL":"http://ieeexplore.ieee.org/document/6088576/","author":[{"family":"Ma","given":"Raymond R."},{"family":"Dollar","given":"Aaron M."}],"accessed":{"date-parts":[["2026",4,14]]},"issued":{"date-parts":[["2011",6]]}}}],"schema":"https://github.com/citation-style-language/schema/raw/master/csl-citation.json"} </w:instrText>
      </w:r>
      <w:r>
        <w:fldChar w:fldCharType="separate"/>
      </w:r>
      <w:r w:rsidR="008248FE" w:rsidRPr="008248FE">
        <w:rPr>
          <w:rFonts w:eastAsiaTheme="minorHAnsi" w:cs="Arial"/>
          <w:vertAlign w:val="superscript"/>
          <w14:ligatures w14:val="standardContextual"/>
        </w:rPr>
        <w:t>4,5</w:t>
      </w:r>
      <w:r>
        <w:fldChar w:fldCharType="end"/>
      </w:r>
      <w:r w:rsidRPr="00DE7B78">
        <w:t xml:space="preserve">, is a hallmark of animal life. Underlying this remarkable capability is </w:t>
      </w:r>
      <w:r w:rsidR="00540E1B">
        <w:t>the</w:t>
      </w:r>
      <w:r w:rsidR="00540E1B" w:rsidRPr="00DE7B78">
        <w:t xml:space="preserve"> </w:t>
      </w:r>
      <w:r w:rsidRPr="00DE7B78">
        <w:t>computational challenge of managing the complex physics of movement</w:t>
      </w:r>
      <w:r w:rsidR="008248FE">
        <w:fldChar w:fldCharType="begin"/>
      </w:r>
      <w:r w:rsidR="008248FE">
        <w:instrText xml:space="preserve"> ADDIN ZOTERO_ITEM CSL_CITATION {"citationID":"doZ9rrUw","properties":{"formattedCitation":"\\super 6,7\\nosupersub{}","plainCitation":"6,7","noteIndex":0},"citationItems":[{"id":349,"uris":["http://zotero.org/users/19127629/items/45XK8PMY"],"itemData":{"id":349,"type":"article-journal","abstract":"In order to generate skilled and efficient actions, the motor system must find solutions to several problems inherent in sensorimotor control, including nonlinearity, nonstationarity, delays, redundancy, uncertainty, and noise. We review these problems and five computational mechanisms that the brain may use to limit their deleterious effects: optimal feedback control, impedance control, predictive control, Bayesian decision theory, and sensorimotor learning. Together, these computational mechanisms allow skilled and fluent sensorimotor behavior.","container-title":"Neuron","DOI":"10.1016/j.neuron.2011.10.006","ISSN":"0896-6273","issue":"3","journalAbbreviation":"Neuron","page":"425-442","source":"ScienceDirect","title":"Computational Mechanisms of Sensorimotor Control","volume":"72","author":[{"family":"Franklin","given":"David W."},{"family":"Wolpert","given":"Daniel M."}],"issued":{"date-parts":[["2011",11,3]]}}},{"id":359,"uris":["http://zotero.org/users/19127629/items/FSKCXH5E"],"itemData":{"id":359,"type":"article-journal","abstract":"Unifying principles of movement have emerged from the computational study of motor control. We review several of these principles and show how they apply to processes such as motor planning, control, estimation, prediction and learning. Our goal is to demonstrate how specific models emerging from the computational approach provide a theoretical framework for movement neuroscience.","container-title":"Nature Neuroscience","DOI":"10.1038/81497","ISSN":"1546-1726","issue":"11","journalAbbreviation":"Nat Neurosci","language":"en","license":"2000 Nature America Inc.","page":"1212-1217","publisher":"Nature Publishing Group","source":"www.nature.com","title":"Computational principles of movement neuroscience","volume":"3","author":[{"family":"Wolpert","given":"Daniel M."},{"family":"Ghahramani","given":"Zoubin"}],"issued":{"date-parts":[["2000",11]]}}}],"schema":"https://github.com/citation-style-language/schema/raw/master/csl-citation.json"} </w:instrText>
      </w:r>
      <w:r w:rsidR="008248FE">
        <w:fldChar w:fldCharType="separate"/>
      </w:r>
      <w:r w:rsidR="008248FE" w:rsidRPr="008248FE">
        <w:rPr>
          <w:rFonts w:eastAsiaTheme="minorHAnsi" w:cs="Arial"/>
          <w:vertAlign w:val="superscript"/>
          <w14:ligatures w14:val="standardContextual"/>
        </w:rPr>
        <w:t>6,7</w:t>
      </w:r>
      <w:r w:rsidR="008248FE">
        <w:fldChar w:fldCharType="end"/>
      </w:r>
      <w:r w:rsidRPr="00DE7B78">
        <w:t>. To produce any goal-directed action, the nervous system must compute the complex, nonlinear relationship between the forces or torques generated by muscles and the resulting motion of the body</w:t>
      </w:r>
      <w:r w:rsidR="004629FB">
        <w:t>’</w:t>
      </w:r>
      <w:r w:rsidRPr="00DE7B78">
        <w:t>s articulated segments</w:t>
      </w:r>
      <w:r w:rsidR="008248FE">
        <w:fldChar w:fldCharType="begin"/>
      </w:r>
      <w:r w:rsidR="008248FE">
        <w:instrText xml:space="preserve"> ADDIN ZOTERO_ITEM CSL_CITATION {"citationID":"k6FjocdU","properties":{"formattedCitation":"\\super 8\\uc0\\u8211{}11\\nosupersub{}","plainCitation":"8–11","noteIndex":0},"citationItems":[{"id":361,"uris":["http://zotero.org/users/19127629/items/JSWYNCSY"],"itemData":{"id":361,"type":"paper-conference","abstract":"We provide an overview of optimal control methods to nonlinear neuromuscular systems and discuss their limitations. Moreover we extend current optimal control methods to their application to neuromuscular models with realistically numerous musculotendons; as most prior work is limited to torque-driven systems. Recent work on computational motor control has explored the used of control theory and estimation as a conceptual tool to understand the underlying computational principles of neuromuscular systems. After all, successful biological systems regularly meet conditions for stability, robustness and performance for multiple classes of complex tasks. Among a variety of proposed control theory frameworks to explain this, stochastic optimal control has become a dominant framework to the point of being a standard computational technique to reproduce kinematic trajectories of reaching movements (see) In particular, we demonstrate the application of optimal control to a neuromuscular model of the index finger with all seven musculotendons producing a tapping task. Our simulations include 1) a muscle model that includes force- length and force-velocity characteristics; 2) an anatomically plausible biomechanical model of the index finger that includes a tendinous network for the extensor mechanism and 3) a contact model that is based on a nonlinear spring-damper attached at the end effector of the index finger. We demonstrate that it is feasible to apply optimal control to systems with realistically large state vectors and conclude that, while optimal control is an adequate formalism to create computational models of neuro-musculoskeletal systems, there remain important challenges and limitations that need to be considered and overcome such as contact transitions, curse of dimensionality, and constraints on states and controls.","container-title":"2010 Annual International Conference of the IEEE Engineering in Medicine and Biology","DOI":"10.1109/IEMBS.2010.5626055","event-title":"2010 Annual International Conference of the IEEE Engineering in Medicine and Biology","ISSN":"1558-4615","note":"ISSN: 1558-4615","page":"4510-4516","source":"IEEE Xplore","title":"Optimality in neuromuscular systems","URL":"https://ieeexplore.ieee.org/document/5626055","author":[{"family":"Theodorou","given":"Evangelos"},{"family":"Valero-Cuevas","given":"Francisco J."}],"accessed":{"date-parts":[["2026",4,14]]},"issued":{"date-parts":[["2010",8]]}}},{"id":363,"uris":["http://zotero.org/users/19127629/items/AUS664F8"],"itemData":{"id":363,"type":"paper-conference","abstract":"Engineering control theory exists to design state feedback that can cancel the nonlinear dynamics of a square multivariable plant and reduce the input-output relationship to a decoupled system of time-delays. When this theory is applied to the human musculoskeletal system two major difficulties are encountered. First, the system is highly redundant; some 700 functional muscles control some 110 elemental movements. Second, the central nervous system (CNS) has limited processing resources; by definition each elemental movement can be activated independently one at a time, but limited CNS resources prevent control of more than a few degrees of freedom simultaneously. This paper builds on previous work concerning the role neural adaptive filter circuitry (in particular that of the cerebellum) in self-organizing adaptive sensory-motor control. It discusses implementation of a biologically realistic controller that overcomes the above problems to produce energy- and resource-efficient synergetic movement.","container-title":"Proceedings of the 40th IEEE Conference on Decision and Control (Cat. No.01CH37228)","DOI":"10.1109/CDC.2001.980546","event-title":"the 40th IEEE Conference on Decision and Control (Cat. No.01CH37228)","page":"13-14 vol.1","source":"IEEE Xplore","title":"Neural mechanisms for control of multivariable, redundant, nonlinear musculoskeletal systems","URL":"https://ieeexplore.ieee.org/document/980546","volume":"1","author":[{"family":"Neilson","given":"P.D."},{"family":"Neilson","given":"M.D."}],"accessed":{"date-parts":[["2026",4,14]]},"issued":{"date-parts":[["2001",12]]}}},{"id":365,"uris":["http://zotero.org/users/19127629/items/BK5NPPLA"],"itemData":{"id":365,"type":"chapter","abstract":"This chapter reviews major principles of neural control of movement proposed by N.A. Bernstein based on his biomechanical studies of human movements and published in his 1947 book On Construction of Movements. These principles include the hierarchical organization of the motor control system; synergistic sensorimotor control; the principle of sensory corrections, and the principles of repetition without repetition and fixating and subsequent releasing kinematic degrees of freedom during motor skill acquisition. These principles simplify control of the musculoskeletal system with redundant degrees of freedom and unpredictable effects of reactive and muscle forces arising in multi-segment kinematic chains. We also discuss the relevant contemporary research that has been inspired by and further developed Bernstein’s ideas. We demonstrate, in particular, examples of complex muscle and kinematic synergies organized by different levels of the motor control system, consequences of loss of proprioceptive sensory corrections on movement coordination, and emergence of economical and stable kinematic and muscle invariant movement characteristics in the process of skill acquisition by trials and errors. We conclude this chapter with motor control related parables told by N.A. Bernstein to one of the authors (VMZ).","container-title":"Bernstein's Construction of Movements","note":"number-of-pages: 14","publisher":"Routledge","title":"Neural Control Principles: Bernstein’s Insights from Biomechanics of  Human Movement","title-short":"Neural Control Principles","author":[{"family":"Prilutsky","given":"Boris I."},{"family":"Zatsiorsky","given":"Vladimir M."}],"issued":{"date-parts":[["2020"]]}}},{"id":367,"uris":["http://zotero.org/users/19127629/items/MD4AUIVC"],"itemData":{"id":367,"type":"chapter","abstract":"This chapter focuses on the key principles of biomechanics and motor control that underlie motor behaviors. It describes how the transformation of neural activity into individual muscle forces depends on both intrinsic neuromuscular properties and muscle function. The chapter examines how the effects of activating a muscle in producing a behavior depend on body structure, interaction with environmental forces, and behavioral context. It focuses on the transformation from muscle force to the body forces and movements that generate motor behavior. Classical descriptions of muscle function are based on anatomical arrangements describing muscles as having singular functions. Then the chapter discusses on the coordination of multiple muscles to generate functional movements and addresses the broad question of motor control from the perspective of biomechanics. It argues throughout that, in both vertebrates and invertebrates, muscle multi-functionality versus specialization drives the relative complexity of neural versus muscular adaptations in generating motor behavior.","container-title":"Neurobiology of Motor Control","DOI":"10.1002/9781118873397.ch12","ISBN":"978-1-118-87339-7","language":"en","license":"© 2017 John Wiley &amp; Sons, Inc.","note":"section: 12\n_eprint: https://onlinelibrary.wiley.com/doi/pdf/10.1002/9781118873397.ch12\nDOI: 10.1002/9781118873397.ch12","page":"365-416","publisher":"John Wiley &amp; Sons, Ltd","source":"Wiley Online Library","title":"Muscle, Biomechanics, and Implications for Neural Control","URL":"https://onlinelibrary.wiley.com/doi/abs/10.1002/9781118873397.ch12","author":[{"family":"Ting","given":"Lena H."},{"family":"Chiel","given":"Hillel J."}],"accessed":{"date-parts":[["2026",4,14]]},"issued":{"date-parts":[["2017"]]}}}],"schema":"https://github.com/citation-style-language/schema/raw/master/csl-citation.json"} </w:instrText>
      </w:r>
      <w:r w:rsidR="008248FE">
        <w:fldChar w:fldCharType="separate"/>
      </w:r>
      <w:r w:rsidR="008248FE" w:rsidRPr="008248FE">
        <w:rPr>
          <w:rFonts w:eastAsiaTheme="minorHAnsi" w:cs="Arial"/>
          <w:vertAlign w:val="superscript"/>
          <w14:ligatures w14:val="standardContextual"/>
        </w:rPr>
        <w:t>8–11</w:t>
      </w:r>
      <w:r w:rsidR="008248FE">
        <w:fldChar w:fldCharType="end"/>
      </w:r>
      <w:r w:rsidR="008248FE">
        <w:t xml:space="preserve">. </w:t>
      </w:r>
      <w:r w:rsidRPr="00DE7B78">
        <w:t>This process involves transforming a desired motor outcome into the specific pattern of muscle activations required to achieve it, a task complicated by the body</w:t>
      </w:r>
      <w:r w:rsidR="004629FB">
        <w:t>’</w:t>
      </w:r>
      <w:r w:rsidRPr="00DE7B78">
        <w:t xml:space="preserve">s </w:t>
      </w:r>
      <w:r w:rsidR="00CD6879">
        <w:t>intersegmental</w:t>
      </w:r>
      <w:r w:rsidRPr="00DE7B78">
        <w:t xml:space="preserve"> mechanics and its interaction with a variable environment</w:t>
      </w:r>
      <w:r w:rsidR="003346A8">
        <w:fldChar w:fldCharType="begin"/>
      </w:r>
      <w:r w:rsidR="003346A8">
        <w:instrText xml:space="preserve"> ADDIN ZOTERO_ITEM CSL_CITATION {"citationID":"6CYDAvtO","properties":{"formattedCitation":"\\super 12,13\\nosupersub{}","plainCitation":"12,13","noteIndex":0},"citationItems":[{"id":370,"uris":["http://zotero.org/users/19127629/items/KRZVGV4L"],"itemData":{"id":370,"type":"article-journal","abstract":"Motor control is an area of natural science exploring how the nervous system interacts with other body parts and the environment to produce purposeful, coordinated actions. A central problem of motor control—the problem of motor redundancy—was formulated by Nikolai Bernstein as the problem of elimination of redundant degrees-of-freedom. Traditionally, this problem has been addressed using optimization methods based on a variety of cost functions. This review draws attention to a body of recent findings suggesting that the problem has been formulated incorrectly. An alternative view has been suggested as the principle of abundance, which considers the apparently redundant degrees-of-freedom as useful and even vital for many aspects of motor behavior. Over the past 10 years, dozens of publications have provided support for this view based on the ideas of synergic control, computational apparatus of the uncontrolled manifold hypothesis, and the equilibrium-point (referent configuration) hypothesis. In particular, large amounts of “good variance”—variance in the space of elements that has no effect on the overall performance—have been documented across a variety of natural actions. “Good variance” helps an abundant system to deal with secondary tasks and unexpected perturbations; its amount shows adaptive modulation across a variety of conditions. These data support the view that there is no problem of motor redundancy; there is bliss of motor abundance.","container-title":"Experimental Brain Research","DOI":"10.1007/s00221-012-3000-4","ISSN":"1432-1106","issue":"1","journalAbbreviation":"Exp Brain Res","language":"en","page":"1-5","source":"Springer Link","title":"The bliss (not the problem) of motor abundance (not redundancy)","volume":"217","author":[{"family":"Latash","given":"Mark L."}],"issued":{"date-parts":[["2012",3,1]]}}},{"id":372,"uris":["http://zotero.org/users/19127629/items/72FYGJRN"],"itemData":{"id":372,"type":"book","ISBN":"978-0-08-011940-3","language":"en","note":"Google-Books-ID: mUhzjwEACAAJ","number-of-pages":"196","publisher":"Pergamon Press","source":"Google Books","title":"The Co-ordination and Regulation of Movements","author":[{"family":"Bernstein","given":"Nikolai"}],"issued":{"date-parts":[["1967"]]}}}],"schema":"https://github.com/citation-style-language/schema/raw/master/csl-citation.json"} </w:instrText>
      </w:r>
      <w:r w:rsidR="003346A8">
        <w:fldChar w:fldCharType="separate"/>
      </w:r>
      <w:r w:rsidR="003346A8" w:rsidRPr="003346A8">
        <w:rPr>
          <w:rFonts w:eastAsiaTheme="minorHAnsi" w:cs="Arial"/>
          <w:vertAlign w:val="superscript"/>
          <w14:ligatures w14:val="standardContextual"/>
        </w:rPr>
        <w:t>12,13</w:t>
      </w:r>
      <w:r w:rsidR="003346A8">
        <w:fldChar w:fldCharType="end"/>
      </w:r>
      <w:r w:rsidR="003346A8">
        <w:t xml:space="preserve">. </w:t>
      </w:r>
    </w:p>
    <w:p w14:paraId="358A04DC" w14:textId="782D38BB" w:rsidR="008B7179" w:rsidRPr="008B7179" w:rsidRDefault="008B7179" w:rsidP="004D2FF5">
      <w:pPr>
        <w:spacing w:before="100" w:beforeAutospacing="1" w:after="100" w:afterAutospacing="1"/>
      </w:pPr>
      <w:r w:rsidRPr="008B7179">
        <w:t xml:space="preserve">To solve the </w:t>
      </w:r>
      <w:r w:rsidR="00110264" w:rsidRPr="008B7179">
        <w:t>complex physics of movement</w:t>
      </w:r>
      <w:r w:rsidRPr="008B7179">
        <w:t>, nervous systems employ two fundamental strategies: feedback and feedforward control</w:t>
      </w:r>
      <w:r w:rsidR="007E69BD">
        <w:fldChar w:fldCharType="begin"/>
      </w:r>
      <w:r w:rsidR="006E2D99">
        <w:instrText xml:space="preserve"> ADDIN ZOTERO_ITEM CSL_CITATION {"citationID":"gmdX6DCd","properties":{"formattedCitation":"\\super 14,15\\nosupersub{}","plainCitation":"14,15","noteIndex":0},"citationItems":[{"id":375,"uris":["http://zotero.org/users/19127629/items/36A8247Q"],"itemData":{"id":375,"type":"chapter","abstract":"Even for the simplest of actions, one can ask whether movements are planned entirely in advance of their execution (feedforward) or are undertaken in a manner that depends entirely on incoming sensory information (feedback). In this chapter, Desmurget and Grafton argue convincingly that, as with most dichotomies, the truth resides somewhere in the middle: Rough action plans are computed in advance of movement generation, whereas internal forward models are used to predict the current and upcoming states of the motor system on the basis of both efferent and afferent signals. They present evidence that this hybrid system is instantiated in a distributed network of interconnected cerebellar and parietal structures. (PsycInfo Database Record (c) 2025 APA, all rights reserved)","container-title":"Taking action:  Cognitive neuroscience perspectives on intentional acts","ISBN":"978-0-262-10097-7","page":"289-338","publisher":"The MIT Press","publisher-place":"Cambridge, MA, US","source":"APA PsycNet","title":"Feedback or feedforward control: End of a dichotomy","title-short":"Feedback or feedforward control","author":[{"family":"Desmurget","given":"Michel"},{"family":"Grafton","given":"Scott"}],"issued":{"date-parts":[["2003"]]}}},{"id":379,"uris":["http://zotero.org/users/19127629/items/ZIDDKNA8"],"itemData":{"id":379,"type":"article-journal","container-title":"Cell","DOI":"10.1016/j.cell.2016.02.038","ISSN":"00928674","issue":"6","journalAbbreviation":"Cell","language":"en","page":"1122-1135","source":"DOI.org (Crossref)","title":"Movement: How the Brain Communicates with the World","title-short":"Movement","volume":"164","author":[{"family":"Schwartz","given":"Andrew B."}],"issued":{"date-parts":[["2016",3]]}}}],"schema":"https://github.com/citation-style-language/schema/raw/master/csl-citation.json"} </w:instrText>
      </w:r>
      <w:r w:rsidR="007E69BD">
        <w:fldChar w:fldCharType="separate"/>
      </w:r>
      <w:r w:rsidR="006E2D99" w:rsidRPr="006E2D99">
        <w:rPr>
          <w:rFonts w:eastAsiaTheme="minorHAnsi" w:cs="Arial"/>
          <w:vertAlign w:val="superscript"/>
          <w14:ligatures w14:val="standardContextual"/>
        </w:rPr>
        <w:t>14,15</w:t>
      </w:r>
      <w:r w:rsidR="007E69BD">
        <w:fldChar w:fldCharType="end"/>
      </w:r>
      <w:r w:rsidRPr="008B7179">
        <w:t xml:space="preserve">. Feedback control is a reactive process that uses continuous streams of sensory information </w:t>
      </w:r>
      <w:r w:rsidR="006E2D99">
        <w:t xml:space="preserve">primarily </w:t>
      </w:r>
      <w:r w:rsidRPr="008B7179">
        <w:t>from vision</w:t>
      </w:r>
      <w:r w:rsidR="00747FE6">
        <w:fldChar w:fldCharType="begin"/>
      </w:r>
      <w:r w:rsidR="00747FE6">
        <w:instrText xml:space="preserve"> ADDIN ZOTERO_ITEM CSL_CITATION {"citationID":"wjifP89s","properties":{"formattedCitation":"\\super 16\\uc0\\u8211{}18\\nosupersub{}","plainCitation":"16–18","noteIndex":0},"citationItems":[{"id":380,"uris":["http://zotero.org/users/19127629/items/DRJB3MPW"],"itemData":{"id":380,"type":"article-journal","abstract":"We investigated the role of visual feedback in adapting to novel visuomotor environments. Participants produced isometric elbow torques to move a cursor towards visual targets. Following trials with no rotation, participants adapted to a 60° rotation of the visual feedback before returning to the non-rotated condition. Participants received continuous visual feedback (CF) of cursor position during task execution or post-trial visual feedback (PF). With training, reductions of the angular deviations of the cursor path occurred to a similar extent and at a similar rate for CF and PF groups. However, upon re-exposure to the non-rotated environment only CF participants exhibited post-training aftereffects, manifested as increased angular deviation of the cursor path, with respect to the pre-rotation trials. These aftereffects occurred despite colour cues permitting identification of the change in environment. The results show that concurrent feedback permits automatic recalibration of the visuomotor mapping while post-trial feedback permits performance improvement via a cognitive strategy.","container-title":"Brain Research","DOI":"10.1016/j.brainres.2007.12.067","ISSN":"0006-8993","journalAbbreviation":"Brain Research","page":"123-134","source":"ScienceDirect","title":"The contribution of visual feedback to visuomotor adaptation: How much and when?","title-short":"The contribution of visual feedback to visuomotor adaptation","volume":"1197","author":[{"family":"Hinder","given":"Mark R."},{"family":"Tresilian","given":"James R."},{"family":"Riek","given":"Stephan"},{"family":"Carson","given":"Richard G."}],"issued":{"date-parts":[["2008",3,4]]}}},{"id":382,"uris":["http://zotero.org/users/19127629/items/V3P8QI6H"],"itemData":{"id":382,"type":"article-journal","container-title":"Experimental Brain Research","DOI":"10.1007/s00221-003-1525-2","ISSN":"0014-4819, 1432-1106","issue":"3","journalAbbreviation":"Experimental Brain Research","license":"http://www.springer.com/tdm","page":"341-352","source":"DOI.org (Crossref)","title":"Humans use continuous visual feedback from the hand to control fast reaching movements","volume":"152","author":[{"family":"Saunders","given":"Jeffrey A."},{"family":"Knill","given":"David C."}],"issued":{"date-parts":[["2003",10,1]]}}},{"id":383,"uris":["http://zotero.org/users/19127629/items/5RRV4JQG"],"itemData":{"id":383,"type":"article-journal","abstract":"We investigated what visual information contributes to on-line control of hand movements. It has been suggested that motion information predominates early in movements but that position information predominates for endpoint control. We used a perturbation method to determine the relative contributions of motion and position information to feedback control. Subjects reached to touch targets in a dynamic virtual environment in which subjects viewed a moving virtual fingertip in place of their own finger. On some trials, we perturbed the virtual fingertip while it moved behind an occluder. Subjects responded to perturbations that selectively altered either motion or position information, indicating that both contribute to feedback control. Responses to perturbations that changed both motion and position information were consistent with superimposed motion-based and position-based control. Results were well fit by a control model that optimally integrates noisy, delayed sensory feedback about both motion and position to estimate hand state.","container-title":"Journal of Neuroscience","DOI":"10.1523/JNEUROSCI.4319-03.2004","ISSN":"0270-6474, 1529-2401","issue":"13","journalAbbreviation":"J. Neurosci.","language":"en","license":"Copyright © 2004 Society for Neuroscience 0270-6474/04/243223-12.00/0","page":"3223-3234","PMID":"15056701","publisher":"Society for Neuroscience","section":"Behavioral/Systems/Cognitive","source":"www.jneurosci.org","title":"Visual Feedback Control of Hand Movements","volume":"24","author":[{"family":"Saunders","given":"Jeffrey A."},{"family":"Knill","given":"David C."}],"issued":{"date-parts":[["2004",3,31]]}}}],"schema":"https://github.com/citation-style-language/schema/raw/master/csl-citation.json"}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16–18</w:t>
      </w:r>
      <w:r w:rsidR="00747FE6">
        <w:fldChar w:fldCharType="end"/>
      </w:r>
      <w:r w:rsidRPr="008B7179">
        <w:t>, touch</w:t>
      </w:r>
      <w:r w:rsidR="00747FE6">
        <w:fldChar w:fldCharType="begin"/>
      </w:r>
      <w:r w:rsidR="00747FE6">
        <w:instrText xml:space="preserve"> ADDIN ZOTERO_ITEM CSL_CITATION {"citationID":"D5D9yfXi","properties":{"formattedCitation":"\\super 19\\nosupersub{}","plainCitation":"19","noteIndex":0},"citationItems":[{"id":391,"uris":["http://zotero.org/users/19127629/items/YDMUMXTA"],"itemData":{"id":391,"type":"article-journal","abstract":"Touch and pressure stimulation of the body surface can strongly influence apparent body orientation, as well as the maintenance of upright posture during quiet stance. In the present study, we investigated the relationship between postural sway and contact forces at the fingertip while subjects touched a rigid metal bar. Subjects were tested in the tandem Romberg stance with eyes open or closed under three conditions of fingertip contact: no contact, touch contact (&lt; 0.98 N of force), and force contact (as much force as desired). Touch contact was as effective as force contact or sight of the surroundings in reducing postural sway when compared to the no contact, eyes closed condition. Body sway and fingertip forces were essentially in phase with force contact, suggesting that fingertip contact forces are physically counteracting body sway. Time delays between body sway and fingertip forces were much larger with light touch contact, suggesting that the fingertip is providing information that allows anticipatory innervation of musculature to reduce body sway. The results are related to observations on precision grip as well as the somatosensory, proprioceptive, and motor mechanisms involved in the reduction of body sway.","container-title":"Experimental Brain Research","DOI":"10.1007/BF02738408","ISSN":"0014-4819","issue":"3","journalAbbreviation":"Exp Brain Res","language":"eng","page":"495-502","PMID":"7813685","source":"PubMed","title":"Fingertip contact influences human postural control","volume":"100","author":[{"family":"Jeka","given":"J. J."},{"family":"Lackner","given":"J. R."}],"issued":{"date-parts":[["1994"]]}}}],"schema":"https://github.com/citation-style-language/schema/raw/master/csl-citation.json"}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19</w:t>
      </w:r>
      <w:r w:rsidR="00747FE6">
        <w:fldChar w:fldCharType="end"/>
      </w:r>
      <w:r w:rsidRPr="008B7179">
        <w:t>, and proprioception</w:t>
      </w:r>
      <w:r w:rsidR="00747FE6">
        <w:fldChar w:fldCharType="begin"/>
      </w:r>
      <w:r w:rsidR="00747FE6">
        <w:instrText xml:space="preserve"> ADDIN ZOTERO_ITEM CSL_CITATION {"citationID":"2Wy0PGmt","properties":{"formattedCitation":"\\super 20\\nosupersub{}","plainCitation":"20","noteIndex":0},"citationItems":[{"id":386,"uris":["http://zotero.org/users/19127629/items/HY9RZD42"],"itemData":{"id":386,"type":"article-journal","abstract":"The sections in this article are:","container-title":"Comprehensive Physiology","DOI":"10.1002/j.2040-4603.1995.tb01700.x","ISSN":"2040-4603","issue":"4S29","language":"en","license":"© 1995 American Physiological Society","note":"_eprint: https://onlinelibrary.wiley.com/doi/pdf/10.1002/j.2040-4603.1995.tb01700.x","page":"89-127","source":"Wiley Online Library","title":"Proprioceptive Feedback and Movement Regulation","volume":"1995","author":[{"family":"Prochazka","given":"Arthur"}],"issued":{"date-parts":[["1995"]]}}}],"schema":"https://github.com/citation-style-language/schema/raw/master/csl-citation.json"}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20</w:t>
      </w:r>
      <w:r w:rsidR="00747FE6">
        <w:fldChar w:fldCharType="end"/>
      </w:r>
      <w:r w:rsidRPr="008B7179">
        <w:t xml:space="preserve"> to detect deviations from an intended movement and generate real-time corrections. This mechanism is essential for maintaining accuracy and compensating for unexpected perturbations</w:t>
      </w:r>
      <w:r w:rsidR="00B843A9">
        <w:fldChar w:fldCharType="begin"/>
      </w:r>
      <w:r w:rsidR="00B843A9">
        <w:instrText xml:space="preserve"> ADDIN ZOTERO_ITEM CSL_CITATION {"citationID":"KKBil6i8","properties":{"formattedCitation":"\\super 21\\nosupersub{}","plainCitation":"21","noteIndex":0},"citationItems":[{"id":393,"uris":["http://zotero.org/users/19127629/items/VGGHFUX6"],"itemData":{"id":393,"type":"article-journal","abstract":"The equilibrium control hypothesis (lambda model) is considered with special reference to the following concepts: (a) the length-force invariant characteristic (IC) of the muscle together with central and reflex systems subserving its activity; (b) the tonic stretch reflex threshold (lambda) as an independent measure of central commands descending to alpha and gamma motoneurons; (c) the equilibrium point, defined in terms of lambda, IC and static load characteristics, which is associated with the notion that posture and movement are controlled by a single mechanism; and (d) the muscle activation area (a reformulation of the \"size principle\")--the area of kinematic and command variables in which a rank-ordered recruitment of motor units takes place. The model is used for the interpretation of various motor phenomena, particularly electromyographic patterns. The stretch reflex in the lambda model has no mechanism to follow-up a certain muscle length prescribed by central commands. Rather, its task is to bring the system to an equilibrium, load-dependent position. Another currently popular version defines the equilibrium point concept in terms of alpha motoneuron activity alone (the alpha model). Although the model imitates (as does the lambda model) spring-like properties of motor performance, it nevertheless is inconsistent with a substantial data base on intact motor control. An analysis of alpha models, including their treatment of motor performance in deafferented animals, reveals that they suffer from grave shortcomings. It is concluded that parameterization of the stretch reflex is a basis for intact motor control. Muscle deafferentation impairs this graceful mechanism though it does not remove the possibility of movement.","container-title":"Journal of Motor Behavior","DOI":"10.1080/00222895.1986.10735369","ISSN":"0022-2895","issue":"1","journalAbbreviation":"J Mot Behav","language":"eng","page":"17-54","PMID":"15136283","source":"PubMed","title":"Once more on the equilibrium-point hypothesis (lambda model) for motor control","volume":"18","author":[{"family":"Feldman","given":"A. G."}],"issued":{"date-parts":[["1986",3]]}}}],"schema":"https://github.com/citation-style-language/schema/raw/master/csl-citation.json"} </w:instrText>
      </w:r>
      <w:r w:rsidR="00B843A9">
        <w:fldChar w:fldCharType="separate"/>
      </w:r>
      <w:r w:rsidR="00B843A9" w:rsidRPr="00B843A9">
        <w:rPr>
          <w:rFonts w:eastAsiaTheme="minorHAnsi" w:cs="Arial"/>
          <w:vertAlign w:val="superscript"/>
          <w14:ligatures w14:val="standardContextual"/>
        </w:rPr>
        <w:t>21</w:t>
      </w:r>
      <w:r w:rsidR="00B843A9">
        <w:fldChar w:fldCharType="end"/>
      </w:r>
      <w:r w:rsidRPr="008B7179">
        <w:t>. However, its effectiveness is limited by significant time delays inherent in sensory processing and neural transmission</w:t>
      </w:r>
      <w:r w:rsidR="00B843A9">
        <w:fldChar w:fldCharType="begin"/>
      </w:r>
      <w:r w:rsidR="00B843A9">
        <w:instrText xml:space="preserve"> ADDIN ZOTERO_ITEM CSL_CITATION {"citationID":"QD1yI19a","properties":{"formattedCitation":"\\super 22,23\\nosupersub{}","plainCitation":"22,23","noteIndex":0},"citationItems":[{"id":398,"uris":["http://zotero.org/users/19127629/items/EHFCGV3B"],"itemData":{"id":398,"type":"article-journal","abstract":"Humans possess an impressive ability to generate goal-oriented motor actions to move and interact with the environment. The planning and initiation of these body movements is supported by highly distributed cortical and subcortical circuits. Recent studies, inspired by advanced control theory, highlight similar sophistication when we make online corrections to counter small disturbances of the limb or altered visual feedback. Such goal-directed feedback is likely generated by the same neural circuits associated with motor planning and initiation. These common neural substrates afford a highly responsive system to maintain goal-directed control and rapidly select new motor actions as required to deftly move and interact in a complex world.","collection-title":"Motor circuits and action","container-title":"Current Opinion in Neurobiology","DOI":"10.1016/j.conb.2015.03.006","ISSN":"0959-4388","journalAbbreviation":"Current Opinion in Neurobiology","page":"85-94","source":"ScienceDirect","title":"Feedback control during voluntary motor actions","volume":"33","author":[{"family":"Scott","given":"Stephen H"},{"family":"Cluff","given":"Tyler"},{"family":"Lowrey","given":"Catherine R"},{"family":"Takei","given":"Tomohiko"}],"issued":{"date-parts":[["2015",8,1]]}}},{"id":395,"uris":["http://zotero.org/users/19127629/items/GJJAX4YF"],"itemData":{"id":395,"type":"article-journal","abstract":"Neural delays are a general property of computations carried out by neural circuits. Delays are a natural consequence of temporal summation and coding used by the nervous system to integrate information from multiple resources. For adaptive behaviour, however, these delays must be compensated. In order to sense and interact with moving objects, for example, the visual system must predict the future position of the object to compensate for delays. In this paper, we address two critical questions concerning the implementation of the compensation mechanisms in the brain, namely, where does compensation occur and how is it realized. We present evidence showing that compensation can happen in both the motor and sensory systems, and that compensation using ‘diagonal neural pathways’ is a suitable strategy for implementing compensation in the visual system. In this strategy, neural signals in the early stage of information processing are sent to the future cortical positions that correspond to the distance the object will travel in the period of transmission delay. We propose a computational model to elucidate this using the retinal visual information pathway.","container-title":"Philosophical Transactions of the Royal Society A: Mathematical, Physical and Engineering Sciences","DOI":"10.1098/rsta.2008.0270","ISSN":"1364-503X","issue":"1891","journalAbbreviation":"Philos Trans A Math Phys Eng Sci","page":"1063-1078","source":"Silverchair","title":"Compensating time delays with neural predictions: are predictions sensory or motor?","title-short":"Compensating time delays with neural predictions","volume":"367","author":[{"family":"Nijhawan","given":"Romi"},{"family":"Wu","given":"Si"}],"issued":{"date-parts":[["2009",2,16]]}}}],"schema":"https://github.com/citation-style-language/schema/raw/master/csl-citation.json"} </w:instrText>
      </w:r>
      <w:r w:rsidR="00B843A9">
        <w:fldChar w:fldCharType="separate"/>
      </w:r>
      <w:r w:rsidR="00B843A9" w:rsidRPr="00B843A9">
        <w:rPr>
          <w:rFonts w:eastAsiaTheme="minorHAnsi" w:cs="Arial"/>
          <w:vertAlign w:val="superscript"/>
          <w14:ligatures w14:val="standardContextual"/>
        </w:rPr>
        <w:t>22,23</w:t>
      </w:r>
      <w:r w:rsidR="00B843A9">
        <w:fldChar w:fldCharType="end"/>
      </w:r>
      <w:r w:rsidRPr="008B7179">
        <w:t xml:space="preserve">, </w:t>
      </w:r>
      <w:r w:rsidR="00772931" w:rsidRPr="00772931">
        <w:t xml:space="preserve">which constrain how </w:t>
      </w:r>
      <w:r w:rsidR="00A37577">
        <w:t>fast</w:t>
      </w:r>
      <w:r w:rsidR="00772931" w:rsidRPr="00772931">
        <w:t xml:space="preserve"> errors can be corrected during</w:t>
      </w:r>
      <w:r w:rsidR="00772931">
        <w:t xml:space="preserve"> </w:t>
      </w:r>
      <w:r w:rsidRPr="008B7179">
        <w:t xml:space="preserve">fast movements. </w:t>
      </w:r>
      <w:r w:rsidR="00081C1D" w:rsidRPr="00081C1D">
        <w:t>To reduce dependence on delayed sensory correction</w:t>
      </w:r>
      <w:r w:rsidR="00DC06F7">
        <w:t>s</w:t>
      </w:r>
      <w:r w:rsidRPr="008B7179">
        <w:t>, organisms rely heavily on feedforward control, a predictive strategy that uses prior experience and internal knowledge of the body</w:t>
      </w:r>
      <w:r w:rsidR="004629FB">
        <w:t>’</w:t>
      </w:r>
      <w:r w:rsidRPr="008B7179">
        <w:t>s dynamics to generate motor commands in advance</w:t>
      </w:r>
      <w:r w:rsidR="00206BCB">
        <w:fldChar w:fldCharType="begin"/>
      </w:r>
      <w:r w:rsidR="00206BCB">
        <w:instrText xml:space="preserve"> ADDIN ZOTERO_ITEM CSL_CITATION {"citationID":"2hAeECSg","properties":{"formattedCitation":"\\super 24,25\\nosupersub{}","plainCitation":"24,25","noteIndex":0},"citationItems":[{"id":400,"uris":["http://zotero.org/users/19127629/items/46PQTVFL"],"itemData":{"id":400,"type":"article-journal","container-title":"Trends in Cognitive Sciences","DOI":"10.1016/S1364-6613(00)01537-0","ISSN":"1364-6613, 1879-307X","issue":"11","journalAbbreviation":"Trends in Cognitive Sciences","language":"English","page":"423-431","PMID":"11058820","publisher":"Elsevier","source":"www.cell.com","title":"Forward modeling allows feedback control for fast reaching movements","volume":"4","author":[{"family":"Desmurget","given":"Michel"},{"family":"Grafton","given":"Scott"}],"issued":{"date-parts":[["2000",11,1]]}}},{"id":403,"uris":["http://zotero.org/users/19127629/items/I9Y3SNDK"],"itemData":{"id":403,"type":"article-journal","abstract":"In this study, we utilized functional magnetic resonance imaging (fMRI) to examine which brain regions contribute to feedback and feedforward motor control processes. Several studies have investigated the contributions of cortical and subcortical brain regions to motor performance by independently varying factors such as movement rate, force, and speed, and observing the neural responses. Such studies have contributed greatly to our understanding of neural coding of movement variables. Under natural movement conditions, however, these factors interact in a complex manner to produce differing performance levels. In the current investigation, we induced performance changes in a less constrained way, by having subjects move a joystick to hit targets of differing sizes on an LCD screen. These parametric changes in target size resulted in the well-known speed–accuracy tradeoff effect, allowing us to examine the brain regions responsive to global shifts in motor performance levels. That is, movements made to larger targets relied more on feedforward control whereas movements made to smaller targets relied more on feedback control. Using functional MRI, we identified two sets of brain regions in which activation was modulated with task difficulty. Areas exhibiting activation that was positively correlated with increasing target size included primary motor cortex, premotor cortex, and the basal ganglia, regions that are typically classified as playing a role in force control and movement planning. Brain regions whose activation was negatively correlated with increasing target size included the ipsilateral sensorimotor cortex, multiple cerebellar regions, and the thalamus. These areas contributed to motor performance under higher levels of task difficulty. The results elucidate cortical and subcortical brain regions that are responsive to global shifts in motor performance, reflecting changes along the continuum of feedforward and feedback motor control.","container-title":"NeuroImage","DOI":"10.1016/j.neuroimage.2004.05.003","ISSN":"1053-8119","issue":"4","journalAbbreviation":"NeuroImage","page":"1775-1783","source":"ScienceDirect","title":"Feedforward and feedback processes in motor control","volume":"22","author":[{"family":"Seidler","given":"R. D"},{"family":"Noll","given":"D. C"},{"family":"Thiers","given":"G"}],"issued":{"date-parts":[["2004",8,1]]}}}],"schema":"https://github.com/citation-style-language/schema/raw/master/csl-citation.json"}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24,25</w:t>
      </w:r>
      <w:r w:rsidR="00206BCB">
        <w:fldChar w:fldCharType="end"/>
      </w:r>
      <w:r w:rsidRPr="008B7179">
        <w:t>.</w:t>
      </w:r>
      <w:r w:rsidR="000809E9">
        <w:t xml:space="preserve"> </w:t>
      </w:r>
      <w:r w:rsidRPr="008B7179">
        <w:t xml:space="preserve">By anticipating the required forces, feedforward control enables rapid, coordinated actions that would be impossible under feedback </w:t>
      </w:r>
      <w:r w:rsidR="00DB65A0">
        <w:t xml:space="preserve">control </w:t>
      </w:r>
      <w:r w:rsidRPr="008B7179">
        <w:t xml:space="preserve">alone, making it a </w:t>
      </w:r>
      <w:r w:rsidR="004F67FA">
        <w:t>key</w:t>
      </w:r>
      <w:r w:rsidRPr="008B7179">
        <w:t xml:space="preserve"> component of skilled movement</w:t>
      </w:r>
      <w:r w:rsidR="00206BCB">
        <w:fldChar w:fldCharType="begin"/>
      </w:r>
      <w:r w:rsidR="00206BCB">
        <w:instrText xml:space="preserve"> ADDIN ZOTERO_ITEM CSL_CITATION {"citationID":"pdRFbWjn","properties":{"formattedCitation":"\\super 26\\nosupersub{}","plainCitation":"26","noteIndex":0},"citationItems":[{"id":405,"uris":["http://zotero.org/users/19127629/items/VY2SE3JD"],"itemData":{"id":405,"type":"article-journal","abstract":"Motor control is the study of how organisms make accurate goal-directed movements. Here we consider two problems that the motor system must solve in order to achieve such control. The first problem is that sensory feedback is noisy and delayed, which can make movements inaccurate and unstable. The second problem is that the relationship between a motor command and the movement it produces is variable, as the body and the environment can both change. A solution is to build adaptive internal models of the body and the world. The predictions of these internal models, called forward models because they transform motor commands into sensory consequences, can be used to both produce a lifetime of calibrated movements, and to improve the ability of the sensory system to estimate the state of the body and the world around it. Forward models are only useful if they produce unbiased predictions. Evidence shows that forward models remain calibrated through motor adaptation: learning driven by sensory prediction errors.","container-title":"Annual Review of Neuroscience","DOI":"10.1146/annurev-neuro-060909-153135","ISSN":"0147-006X, 1545-4126","issue":"Volume 33, 2010","language":"en","page":"89-108","publisher":"Annual Reviews","source":"www.annualreviews.org","title":"Error Correction, Sensory Prediction, and Adaptation in Motor Control","volume":"33","author":[{"family":"Shadmehr","given":"Reza"},{"family":"Smith","given":"Maurice A."},{"family":"Krakauer","given":"John W."}],"issued":{"date-parts":[["2010",7,21]]}}}],"schema":"https://github.com/citation-style-language/schema/raw/master/csl-citation.json"}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26</w:t>
      </w:r>
      <w:r w:rsidR="00206BCB">
        <w:fldChar w:fldCharType="end"/>
      </w:r>
      <w:r w:rsidRPr="008B7179">
        <w:t>. Optimal motor performance is widely thought to arise from the seamless integration of both predictive feedforward planning and reactive feedback correction</w:t>
      </w:r>
      <w:r w:rsidR="00206BCB">
        <w:fldChar w:fldCharType="begin"/>
      </w:r>
      <w:r w:rsidR="00206BCB">
        <w:instrText xml:space="preserve"> ADDIN ZOTERO_ITEM CSL_CITATION {"citationID":"lbpKz5TT","properties":{"formattedCitation":"\\super 27,28\\nosupersub{}","plainCitation":"27,28","noteIndex":0},"citationItems":[{"id":409,"uris":["http://zotero.org/users/19127629/items/M7KECY62"],"itemData":{"id":409,"type":"article-journal","abstract":"Optimal control theory and its more recent extension, optimal feedback control theory, provide valuable insights into the flexible and task-dependent control of movements. Here, we focus on the problem of coordination, defined as movements that involve multiple effectors (muscles, joints or limbs). Optimal control theory makes quantitative predictions concerning the distribution of work across multiple effectors. Optimal feedback control theory further predicts variation in feedback control with changes in task demands and the correlation structure between different effectors. We highlight two crucial areas of research, hierarchical control and the problem of movement initiation, that need to be developed for an optimal feedback control theory framework to characterise movement coordination more fully and to serve as a basis for studying the neural mechanisms involved in voluntary motor control.","container-title":"Trends in Cognitive Sciences","DOI":"10.1016/j.tics.2009.11.004","ISSN":"1364-6613","issue":"1","journalAbbreviation":"Trends in Cognitive Sciences","page":"31-39","source":"ScienceDirect","title":"The coordination of movement: optimal feedback control and beyond","title-short":"The coordination of movement","volume":"14","author":[{"family":"Diedrichsen","given":"Jörn"},{"family":"Shadmehr","given":"Reza"},{"family":"Ivry","given":"Richard B."}],"issued":{"date-parts":[["2010",1,1]]}}},{"id":407,"uris":["http://zotero.org/users/19127629/items/IRXZBX3M"],"itemData":{"id":407,"type":"article-journal","abstract":"A central problem in motor control is understanding how the many biomechanical degrees of freedom are coordinated to achieve a common goal. An especially puzzling aspect of coordination is that behavioral goals are achieved reliably and repeatedly with movements rarely reproducible in their detail. Existing theoretical frameworks emphasize either goal achievement or the richness of motor variability, but fail to reconcile the two. Here we propose an alternative theory based on stochastic optimal feedback control. We show that the optimal strategy in the face of uncertainty is to allow variability in redundant (task-irrelevant) dimensions. This strategy does not enforce a desired trajectory, but uses feedback more intelligently, correcting only those deviations that interfere with task goals. From this framework, task-constrained variability, goal-directed corrections, motor synergies, controlled parameters, simplifying rules and discrete coordination modes emerge naturally. We present experimental results from a range of motor tasks to support this theory.","container-title":"Nature Neuroscience","DOI":"10.1038/nn963","ISSN":"1546-1726","issue":"11","journalAbbreviation":"Nat Neurosci","language":"en","license":"2002 Springer Nature America, Inc.","page":"1226-1235","publisher":"Nature Publishing Group","source":"www.nature.com","title":"Optimal feedback control as a theory of motor coordination","volume":"5","author":[{"family":"Todorov","given":"Emanuel"},{"family":"Jordan","given":"Michael I."}],"issued":{"date-parts":[["2002",11]]}}}],"schema":"https://github.com/citation-style-language/schema/raw/master/csl-citation.json"}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27,28</w:t>
      </w:r>
      <w:r w:rsidR="00206BCB">
        <w:fldChar w:fldCharType="end"/>
      </w:r>
      <w:r w:rsidRPr="008B7179">
        <w:t>.</w:t>
      </w:r>
    </w:p>
    <w:p w14:paraId="0AE9464A" w14:textId="30A90934" w:rsidR="008B7179" w:rsidRPr="008B7179" w:rsidRDefault="008B7179" w:rsidP="004D2FF5">
      <w:pPr>
        <w:spacing w:before="100" w:beforeAutospacing="1" w:after="100" w:afterAutospacing="1"/>
      </w:pPr>
      <w:r w:rsidRPr="008B7179">
        <w:t>Central to the concept of feedforward control is the hypothesis that the brain constructs and maintains internal models—neural representations that mimic the input-output characteristics of the motor system and the environment</w:t>
      </w:r>
      <w:r w:rsidR="00206BCB">
        <w:fldChar w:fldCharType="begin"/>
      </w:r>
      <w:r w:rsidR="00452093">
        <w:instrText xml:space="preserve"> ADDIN ZOTERO_ITEM CSL_CITATION {"citationID":"YKmLKH0V","properties":{"formattedCitation":"\\super 7,29,30\\nosupersub{}","plainCitation":"7,29,30","noteIndex":0},"citationItems":[{"id":359,"uris":["http://zotero.org/users/19127629/items/FSKCXH5E"],"itemData":{"id":359,"type":"article-journal","abstract":"Unifying principles of movement have emerged from the computational study of motor control. We review several of these principles and show how they apply to processes such as motor planning, control, estimation, prediction and learning. Our goal is to demonstrate how specific models emerging from the computational approach provide a theoretical framework for movement neuroscience.","container-title":"Nature Neuroscience","DOI":"10.1038/81497","ISSN":"1546-1726","issue":"11","journalAbbreviation":"Nat Neurosci","language":"en","license":"2000 Nature America Inc.","page":"1212-1217","publisher":"Nature Publishing Group","source":"www.nature.com","title":"Computational principles of movement neuroscience","volume":"3","author":[{"family":"Wolpert","given":"Daniel M."},{"family":"Ghahramani","given":"Zoubin"}],"issued":{"date-parts":[["2000",11]]}}},{"id":411,"uris":["http://zotero.org/users/19127629/items/PPFEXUUN"],"itemData":{"id":411,"type":"chapter","abstract":"The process of moving the hand to a target in space involves a series of sensorimotor transformations that translate visual and other sensory information about the location of the target object and the limbs into a set of motor commands that will bring the hand to the desired position. Recent work at various laboratories has provided strong support for the hypothesis that the CNS learns and maintains internal models of sensorimotor transformations. An internal model is a neural system that mimics the behaviour of the sensorimotor system and objects in the external environment. Internal models enable the CNS to predict the consequences of motor commands and to determine the motor commands required to perform specific tasks. In this chapter, we first summarize recent computational, behavioural and neurophysiological studies that address the theoretical necessity of internal models, the locations of internal models, and the neural mechanism for acquiring internal models through learning. Then, we propose a new computational model of multiple internal models.","container-title":"Novartis Foundation Symposium 218 - Sensory Guidance of Movement","DOI":"10.1002/9780470515563.ch16","ISBN":"978-0-470-51556-3","language":"en","license":"Copyright © Novartis Foundation 1998","note":"_eprint: https://onlinelibrary.wiley.com/doi/pdf/10.1002/9780470515563.ch16\nDOI: 10.1002/9780470515563.ch16","page":"291-307","publisher":"John Wiley &amp; Sons, Ltd","source":"Wiley Online Library","title":"Internal Models for Motor Control","URL":"https://onlinelibrary.wiley.com/doi/abs/10.1002/9780470515563.ch16","author":[{"family":"Kawato","given":"Mitsuo"},{"family":"Wolpert","given":"Daniel"}],"accessed":{"date-parts":[["2026",4,14]]}}},{"id":414,"uris":["http://zotero.org/users/19127629/items/JNGLBLVZ"],"itemData":{"id":414,"type":"article-journal","abstract":"A number of internal model concepts are now widespread in neuroscience and cognitive science. These concepts are supported by behavioral, neurophysiological, and imaging data; furthermore, these models have had their structures and functions revealed by such data. In particular, a specific theory on inverse dynamics model learning is directly supported by unit recordings from cerebellar Purkinje cells. Multiple paired forward inverse models describing how diverse objects and environments can be controlled and learned separately have recently been proposed. The 'minimum variance model' is another major recent advance in the computational theory of motor control. This model integrates two furiously disputed approaches on trajectory planning, strongly suggesting that both kinematic and dynamic internal models are utilized in movement planning and control.","container-title":"Current Opinion in Neurobiology","DOI":"10.1016/s0959-4388(99)00028-8","ISSN":"0959-4388","issue":"6","journalAbbreviation":"Curr Opin Neurobiol","language":"eng","page":"718-727","PMID":"10607637","source":"PubMed","title":"Internal models for motor control and trajectory planning","volume":"9","author":[{"family":"Kawato","given":"M."}],"issued":{"date-parts":[["1999",12]]}}}],"schema":"https://github.com/citation-style-language/schema/raw/master/csl-citation.json"} </w:instrText>
      </w:r>
      <w:r w:rsidR="00206BCB">
        <w:fldChar w:fldCharType="separate"/>
      </w:r>
      <w:r w:rsidR="00452093" w:rsidRPr="00452093">
        <w:rPr>
          <w:rFonts w:eastAsiaTheme="minorHAnsi" w:cs="Arial"/>
          <w:vertAlign w:val="superscript"/>
          <w14:ligatures w14:val="standardContextual"/>
        </w:rPr>
        <w:t>7,29,30</w:t>
      </w:r>
      <w:r w:rsidR="00206BCB">
        <w:fldChar w:fldCharType="end"/>
      </w:r>
      <w:r w:rsidRPr="008B7179">
        <w:t xml:space="preserve">. These models are generally categorized into two complementary types: forward and </w:t>
      </w:r>
      <w:r w:rsidRPr="008B7179">
        <w:lastRenderedPageBreak/>
        <w:t>inverse models</w:t>
      </w:r>
      <w:r w:rsidR="00452093">
        <w:fldChar w:fldCharType="begin"/>
      </w:r>
      <w:r w:rsidR="00452093">
        <w:instrText xml:space="preserve"> ADDIN ZOTERO_ITEM CSL_CITATION {"citationID":"gI3TbDlA","properties":{"formattedCitation":"\\super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31</w:t>
      </w:r>
      <w:r w:rsidR="00452093">
        <w:fldChar w:fldCharType="end"/>
      </w:r>
      <w:r w:rsidRPr="008B7179">
        <w:t>. A forward model predicts the sensory consequences of a motor command. Given the current state of a limb and a set of motor commands, it simulates the causal flow of dynamics to predict the limb</w:t>
      </w:r>
      <w:r w:rsidR="004629FB">
        <w:t>’</w:t>
      </w:r>
      <w:r w:rsidRPr="008B7179">
        <w:t>s next state (e.g., its future position and velocity). This predictive capacity is crucial for overcoming sensory delays</w:t>
      </w:r>
      <w:r w:rsidR="00452093">
        <w:fldChar w:fldCharType="begin"/>
      </w:r>
      <w:r w:rsidR="00452093">
        <w:instrText xml:space="preserve"> ADDIN ZOTERO_ITEM CSL_CITATION {"citationID":"RsSbqaUL","properties":{"formattedCitation":"\\super 22\\nosupersub{}","plainCitation":"22","noteIndex":0},"citationItems":[{"id":398,"uris":["http://zotero.org/users/19127629/items/EHFCGV3B"],"itemData":{"id":398,"type":"article-journal","abstract":"Humans possess an impressive ability to generate goal-oriented motor actions to move and interact with the environment. The planning and initiation of these body movements is supported by highly distributed cortical and subcortical circuits. Recent studies, inspired by advanced control theory, highlight similar sophistication when we make online corrections to counter small disturbances of the limb or altered visual feedback. Such goal-directed feedback is likely generated by the same neural circuits associated with motor planning and initiation. These common neural substrates afford a highly responsive system to maintain goal-directed control and rapidly select new motor actions as required to deftly move and interact in a complex world.","collection-title":"Motor circuits and action","container-title":"Current Opinion in Neurobiology","DOI":"10.1016/j.conb.2015.03.006","ISSN":"0959-4388","journalAbbreviation":"Current Opinion in Neurobiology","page":"85-94","source":"ScienceDirect","title":"Feedback control during voluntary motor actions","volume":"33","author":[{"family":"Scott","given":"Stephen H"},{"family":"Cluff","given":"Tyler"},{"family":"Lowrey","given":"Catherine R"},{"family":"Takei","given":"Tomohiko"}],"issued":{"date-parts":[["2015",8,1]]}}}],"schema":"https://github.com/citation-style-language/schema/raw/master/csl-citation.json"}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22</w:t>
      </w:r>
      <w:r w:rsidR="00452093">
        <w:fldChar w:fldCharType="end"/>
      </w:r>
      <w:r w:rsidRPr="008B7179">
        <w:t>, distinguishing self-generated sensations from external ones</w:t>
      </w:r>
      <w:r w:rsidR="00452093">
        <w:fldChar w:fldCharType="begin"/>
      </w:r>
      <w:r w:rsidR="00452093">
        <w:instrText xml:space="preserve"> ADDIN ZOTERO_ITEM CSL_CITATION {"citationID":"Ps3moWjj","properties":{"formattedCitation":"\\super 32\\nosupersub{}","plainCitation":"32","noteIndex":0},"citationItems":[{"id":418,"uris":["http://zotero.org/users/19127629/items/FKHUZXDG"],"itemData":{"id":418,"type":"article-journal","abstract":"A self-produced tactile stimulus is perceived as less ticklish than the same stimulus generated externally. We used fMRI to examine neural responses when subjects experienced a tactile stimulus that was either self-produced or externally produced. More activity was found in somatosensory cortex when the stimulus was externally produced. In the cerebellum, less activity was associated with a movement that generated a tactile stimulus than with a movement that did not. This difference suggests that the cerebellum is involved in predicting the specific sensory consequences of movements, providing the signal that is used to cancel the sensory response to self-generated stimulation.","container-title":"Nature Neuroscience","DOI":"10.1038/2870","ISSN":"1097-6256","issue":"7","journalAbbreviation":"Nat Neurosci","language":"eng","page":"635-640","PMID":"10196573","source":"PubMed","title":"Central cancellation of self-produced tickle sensation","volume":"1","author":[{"family":"Blakemore","given":"S. J."},{"family":"Wolpert","given":"D. M."},{"family":"Frith","given":"C. D."}],"issued":{"date-parts":[["1998",11]]}}}],"schema":"https://github.com/citation-style-language/schema/raw/master/csl-citation.json"}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32</w:t>
      </w:r>
      <w:r w:rsidR="00452093">
        <w:fldChar w:fldCharType="end"/>
      </w:r>
      <w:r w:rsidRPr="008B7179">
        <w:t>, and providing a rapid estimate of the body</w:t>
      </w:r>
      <w:r w:rsidR="004629FB">
        <w:t>’</w:t>
      </w:r>
      <w:r w:rsidRPr="008B7179">
        <w:t>s state for online error correction</w:t>
      </w:r>
      <w:r w:rsidR="00452093">
        <w:fldChar w:fldCharType="begin"/>
      </w:r>
      <w:r w:rsidR="00452093">
        <w:instrText xml:space="preserve"> ADDIN ZOTERO_ITEM CSL_CITATION {"citationID":"ulyYHZ1N","properties":{"formattedCitation":"\\super 33\\nosupersub{}","plainCitation":"33","noteIndex":0},"citationItems":[{"id":420,"uris":["http://zotero.org/users/19127629/items/LJMTXKYN"],"itemData":{"id":420,"type":"paper-conference","container-title":"Advances in Neural Information Processing Systems","publisher":"MIT Press","source":"Neural Information Processing Systems","title":"Interference in Learning Internal Models of Inverse Dynamics in Humans","URL":"https://proceedings.neurips.cc/paper_files/paper/1994/hash/1e48c4420b7073bc11916c6c1de226bb-Abstract.html","volume":"7","author":[{"family":"Shadmehr","given":"Reza"},{"family":"Brashers-Krug","given":"Tom"},{"family":"Mussa-Ivaldi","given":"Ferdinando"}],"accessed":{"date-parts":[["2026",4,14]]},"issued":{"date-parts":[["1994"]]}}}],"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33</w:t>
      </w:r>
      <w:r w:rsidR="00452093">
        <w:fldChar w:fldCharType="end"/>
      </w:r>
      <w:r w:rsidRPr="008B7179">
        <w:t>. Conversely, an inverse model performs the opposite transformation. It computes the motor commands required to achieve a desired sensory outcome or state transition</w:t>
      </w:r>
      <w:r w:rsidR="00452093">
        <w:fldChar w:fldCharType="begin"/>
      </w:r>
      <w:r w:rsidR="00452093">
        <w:instrText xml:space="preserve"> ADDIN ZOTERO_ITEM CSL_CITATION {"citationID":"KeSC0AC3","properties":{"formattedCitation":"\\super 34,35\\nosupersub{}","plainCitation":"34,35","noteIndex":0},"citationItems":[{"id":427,"uris":["http://zotero.org/users/19127629/items/VB4JY65G"],"itemData":{"id":427,"type":"article-journal","abstract":"MANY lines of evidence suggest that the cerebellum is involved in motor control1. But what features of these movements are encoded by cerebellar neurons? For slow-tracking eye movements, the activ-ity of Purkinje cells in the ventral paraflocculus of the cerebellum is known to be correlated with eye velocity2–5 and acceleration5. Here we show that the complex temporal pattern of the firing frequency that occurs during the ocular following response elicited by movements of a large visual scene6–8 can be reconstructed by an inverse-dynamics representation, which uses the position, velocity and acceleration of eye movements. Further analysis reveals that the velocity and acceleration components can provide appropriate dynamic drive signals to ocular motor neurons, whereas the position component often has the wrong polarity. We conclude that these Purkinje cells primarily contribute dynamic command signals.","container-title":"Nature","DOI":"10.1038/365050a0","ISSN":"1476-4687","issue":"6441","language":"en","license":"1993 Springer Nature Limited","page":"50-52","publisher":"Nature Publishing Group","source":"www.nature.com","title":"Inverse-dynamics model eye movement control by Purkinje cells in the cerebellum","volume":"365","author":[{"family":"Shidara","given":"M."},{"family":"Kawano","given":"K."},{"family":"Gomi","given":"H."},{"family":"Kawato","given":"M."}],"issued":{"date-parts":[["1993",9]]}}},{"id":424,"uris":["http://zotero.org/users/19127629/items/T7S4A8MJ"],"itemData":{"id":424,"type":"article-journal","abstract":"This study focuses on the role of the motor cortex, the spinal cord and the cerebellum in the dynamics stage of the control of arm movement. Currently, two classes of models have been proposed for the neural control of movements, namely the virtual trajectory control hypothesis and the acquisition of internal models of the motor apparatus hypothesis. In the present study, we expand the virtual trajectory model to whole arm reaching movements. This expanded model accurately reproduced slow movements, but faster reaching movements deviated significantly from the planned trajectories, indicating that for fast movements, this model was not sufficient. These results led us to propose a new distributed functional model consistent with behavioural, anatomical and neurophysiological data, which takes into account arm muscles, spinal cord, motor cortex and cerebellum and is consistent with the view that the central nervous system acquires a distributed inverse dynamics model of the arm. Previous studies indicated that the cerebellum compensates for the interaction forces that arise during reaching movements. We show here how the cerebellum may increase the accuracy of reaching movements by compensating for the interaction torques by learning a portion of an inverse dynamics model that refines a basic inverse model in the motor cortex and spinal cord.","container-title":"European Journal of Neuroscience","DOI":"10.1046/j.1460-9568.1998.00006.x","ISSN":"1460-9568","issue":"1","language":"en","note":"_eprint: https://onlinelibrary.wiley.com/doi/pdf/10.1046/j.1460-9568.1998.00006.x","page":"86-94","source":"Wiley Online Library","title":"Role of the cerebellum in reaching movements in humans. I. Distributed inverse dynamics control","volume":"10","author":[{"family":"Schweighofer","given":"Nicolas"},{"family":"Arbib","given":"Michael A."},{"family":"Kawato","given":"Mitsuo"}],"issued":{"date-parts":[["1998"]]}}}],"schema":"https://github.com/citation-style-language/schema/raw/master/csl-citation.json"}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34,35</w:t>
      </w:r>
      <w:r w:rsidR="00452093">
        <w:fldChar w:fldCharType="end"/>
      </w:r>
      <w:r w:rsidRPr="008B7179">
        <w:t>. By inverting the system</w:t>
      </w:r>
      <w:r w:rsidR="004629FB">
        <w:t>’</w:t>
      </w:r>
      <w:r w:rsidRPr="008B7179">
        <w:t>s dynamics, an inverse model functions as a controller, enabling the brain to generate the appropriate feedforward commands to execute a planned movement</w:t>
      </w:r>
      <w:r w:rsidR="001C54D2">
        <w:fldChar w:fldCharType="begin"/>
      </w:r>
      <w:r w:rsidR="001C54D2">
        <w:instrText xml:space="preserve"> ADDIN ZOTERO_ITEM CSL_CITATION {"citationID":"ujoXLJJg","properties":{"formattedCitation":"\\super 36\\nosupersub{}","plainCitation":"36","noteIndex":0},"citationItems":[{"id":429,"uris":["http://zotero.org/users/19127629/items/6MWCK3C2"],"itemData":{"id":429,"type":"article-journal","abstract":"Internal models are a key feature of most modern theories of motor control. Yet, it has been challenging to localize internal models in the brain, or to demonstrate that they are more than a metaphor. In the present review, I consider a large body of data on the cerebellar floccular complex, asking whether floccular output has features that would be expected of the output from internal models. I argue that the simple spike firing rates of a single group of floccular Purkinje cells could reflect the output of three different internal models. (1) An eye velocity positive feedback pathway through the floccular complex provides neural inertia for smooth pursuit eye movements, and appears to operate as a model of the inertia of real-world objects. (2) The floccular complex processes and combines input signals so that the dynamics of its average simple spike output are appropriate for the dynamics of the downstream brainstem circuits and eyeball. If we consider the brainstem circuits and eyeball as a more broadly conceived “oculomotor plant,” then the output from the floccular complex could be the manifestation of an inverse model of “plant” dynamics. (3) Floccular output reflects an internal model of the physics of the orbit where head and eye motion sum to produce gaze motion. The effects of learning on floccular output suggest that it is modeling the interaction of the visually-guided and vestibular-driven components of eye and gaze motion. Perhaps the insights from studying oculomotor control provide groundwork to guide the analysis of internal models for a wide variety of cerebellar behaviors.","collection-title":"New Insights in Cerebellar Function","container-title":"Neuroscience","DOI":"10.1016/j.neuroscience.2009.03.059","ISSN":"0306-4522","issue":"3","journalAbbreviation":"Neuroscience","page":"763-776","source":"ScienceDirect","title":"Internal models of eye movement in the floccular complex of the monkey cerebellum","volume":"162","author":[{"family":"Lisberger","given":"S. G."}],"issued":{"date-parts":[["2009",9,1]]}}}],"schema":"https://github.com/citation-style-language/schema/raw/master/csl-citation.json"} </w:instrText>
      </w:r>
      <w:r w:rsidR="001C54D2">
        <w:fldChar w:fldCharType="separate"/>
      </w:r>
      <w:r w:rsidR="001C54D2" w:rsidRPr="001C54D2">
        <w:rPr>
          <w:rFonts w:eastAsiaTheme="minorHAnsi" w:cs="Arial"/>
          <w:vertAlign w:val="superscript"/>
          <w14:ligatures w14:val="standardContextual"/>
        </w:rPr>
        <w:t>36</w:t>
      </w:r>
      <w:r w:rsidR="001C54D2">
        <w:fldChar w:fldCharType="end"/>
      </w:r>
      <w:r w:rsidRPr="008B7179">
        <w:t>.</w:t>
      </w:r>
    </w:p>
    <w:p w14:paraId="323A3A9C" w14:textId="75F5ADEA" w:rsidR="008B7179" w:rsidRPr="008B7179" w:rsidRDefault="008B7179" w:rsidP="004D2FF5">
      <w:pPr>
        <w:spacing w:before="100" w:beforeAutospacing="1" w:after="100" w:afterAutospacing="1"/>
      </w:pPr>
      <w:r w:rsidRPr="008B7179">
        <w:t>A central and long-standing debate in motor neuroscience is whether these forward and inverse models represent separate computational processes, likely implemented in distinct neural circuits</w:t>
      </w:r>
      <w:r w:rsidR="00255A8C">
        <w:fldChar w:fldCharType="begin"/>
      </w:r>
      <w:r w:rsidR="00EE27BE">
        <w:instrText xml:space="preserve"> ADDIN ZOTERO_ITEM CSL_CITATION {"citationID":"TDlVdixl","properties":{"formattedCitation":"\\super 31,37\\nosupersub{}","plainCitation":"31,37","noteIndex":0},"citationItems":[{"id":416,"uris":["http://zotero.org/users/19127629/items/27PGXXXQ"],"itemData":{"id":416,"type":"article-journal","abstract":"Humans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id":439,"uris":["http://zotero.org/users/19127629/items/59NQVHQD"],"itemData":{"id":439,"type":"article-journal","container-title":"Neuroscience","DOI":"10.1016/j.neuroscience.2020.06.019","ISSN":"0306-4522, 1873-7544","journalAbbreviation":"Neuroscience","language":"English","page":"151-174","PMID":"32599123","publisher":"Elsevier","source":"www.ibroneuroscience.org","title":"50 Years Since the Marr, Ito, and Albus Models of the Cerebellum","volume":"462","author":[{"family":"Kawato","given":"Mitsuo"},{"family":"Ohmae","given":"Shogo"},{"family":"Hoang","given":"Huu"},{"family":"Sanger","given":"Terry"}],"issued":{"date-parts":[["2021",5,10]]}}}],"schema":"https://github.com/citation-style-language/schema/raw/master/csl-citation.json"} </w:instrText>
      </w:r>
      <w:r w:rsidR="00255A8C">
        <w:fldChar w:fldCharType="separate"/>
      </w:r>
      <w:r w:rsidR="00EE27BE" w:rsidRPr="00EE27BE">
        <w:rPr>
          <w:rFonts w:eastAsiaTheme="minorHAnsi" w:cs="Arial"/>
          <w:vertAlign w:val="superscript"/>
          <w14:ligatures w14:val="standardContextual"/>
        </w:rPr>
        <w:t>31,37</w:t>
      </w:r>
      <w:r w:rsidR="00255A8C">
        <w:fldChar w:fldCharType="end"/>
      </w:r>
      <w:r w:rsidRPr="008B7179">
        <w:t>, or whether they could arise from a single, unified neural substrate</w:t>
      </w:r>
      <w:r w:rsidR="00EE27BE">
        <w:fldChar w:fldCharType="begin"/>
      </w:r>
      <w:r w:rsidR="00EE27BE">
        <w:instrText xml:space="preserve"> ADDIN ZOTERO_ITEM CSL_CITATION {"citationID":"ls14c9NX","properties":{"formattedCitation":"\\super 38\\uc0\\u8211{}40\\nosupersub{}","plainCitation":"38–40","noteIndex":0},"citationItems":[{"id":444,"uris":["http://zotero.org/users/19127629/items/LQHJW3J6"],"itemData":{"id":444,"type":"article-journal","abstract":"In performing skillful movement, humans use predictions from internal models formed by repetition learning. However, the computational organization of internal models in the brain remains unknown. Here, we demonstrate that a computational architecture employing a tandem configuration of forward and inverse internal models enables efficient motor learning in the cerebellum. The model predicted learning adaptations observed in hand-reaching experiments in humans wearing a prism lens and explained the kinetic components of these behavioral adaptations. The tandem system also predicted a form of subliminal motor learning that was experimentally validated after training intentional misses of hand targets. Patients with cerebellar degeneration disease showed behavioral impairments consistent with tandemly arranged internal models. These findings validate computational tandemization of internal models in motor control and its potential uses in more complex forms of learning and cognition.","container-title":"Proceedings of the National Academy of Sciences","DOI":"10.1073/pnas.1716489115","issue":"28","page":"7428-7433","publisher":"Proceedings of the National Academy of Sciences","source":"pnas.org (Atypon)","title":"Tandem internal models execute motor learning in the cerebellum","volume":"115","author":[{"family":"Honda","given":"Takeru"},{"family":"Nagao","given":"Soichi"},{"family":"Hashimoto","given":"Yuji"},{"family":"Ishikawa","given":"Kinya"},{"family":"Yokota","given":"Takanori"},{"family":"Mizusawa","given":"Hidehiro"},{"family":"Ito","given":"Masao"}],"issued":{"date-parts":[["2018",7,10]]}}},{"id":446,"uris":["http://zotero.org/users/19127629/items/524EJ45W"],"itemData":{"id":446,"type":"article-journal","abstract":"Background Several authors suggested that gravitational forces are centrally represented in the brain for planning, control and sensorimotor predictions of movements. Furthermore, some studies proposed that the cerebellum computes the inverse dynamics (internal inverse model) whereas others suggested that it computes sensorimotor predictions (internal forward model). Methodology/Principal Findings This study proposes a model of cerebellar pathways deduced from both biological and physical constraints. The model learns the dynamic inverse computation of the effect of gravitational torques from its sensorimotor predictions without calculating an explicit inverse computation. By using supervised learning, this model learns to control an anthropomorphic robot arm actuated by two antagonists McKibben artificial muscles. This was achieved by using internal parallel feedback loops containing neural networks which anticipate the sensorimotor consequences of the neural commands. The artificial neural networks architecture was similar to the large-scale connectivity of the cerebellar cortex. Movements in the sagittal plane were performed during three sessions combining different initial positions, amplitudes and directions of movements to vary the effects of the gravitational torques applied to the robotic arm. The results show that this model acquired an internal representation of the gravitational effects during vertical arm pointing movements. Conclusions/Significance This is consistent with the proposal that the cerebellar cortex contains an internal representation of gravitational torques which is encoded through a learning process. Furthermore, this model suggests that the cerebellum performs the inverse dynamics computation based on sensorimotor predictions. This highlights the importance of sensorimotor predictions of gravitational torques acting on upper limb movements performed in the gravitational field.","container-title":"PLOS ONE","DOI":"10.1371/journal.pone.0005176","ISSN":"1932-6203","issue":"4","journalAbbreviation":"PLOS ONE","language":"en","page":"e5176","publisher":"Public Library of Science","source":"PLoS Journals","title":"Integration of Gravitational Torques in Cerebellar Pathways Allows for the Dynamic Inverse Computation of Vertical Pointing Movements of a Robot Arm","volume":"4","author":[{"family":"Gentili","given":"Rodolphe J."},{"family":"Papaxanthis","given":"Charalambos"},{"family":"Ebadzadeh","given":"Mehdi"},{"family":"Eskiizmirliler","given":"Selim"},{"family":"Ouanezar","given":"Sofiane"},{"family":"Darlot","given":"Christian"}],"issued":{"date-parts":[["2009",4,22]]}}},{"id":448,"uris":["http://zotero.org/users/19127629/items/8FRDYP4R"],"itemData":{"id":448,"type":"article-journal","abstract":"Brainstem and cerebellar neurons implement an internal model to accurately estimate self-motion during externally generated (‘passive’) movements. However, these neurons show reduced responses during self-generated (‘active’) movements, indicating that predicted sensory consequences of motor commands cancel sensory signals. Remarkably, the computational processes underlying sensory prediction during active motion and their relationship to internal model computations during passive movements remain unknown. We construct a Kalman filter that incorporates motor commands into a previously established model of optimal passive self-motion estimation. The simulated sensory error and feedback signals match experimentally measured neuronal responses during active and passive head and trunk rotations and translations. We conclude that a single sensory internal model can combine motor commands with vestibular and proprioceptive signals optimally. Thus, although neurons carrying sensory prediction error or feedback signals show attenuated modulation, the sensory cues and internal model are both engaged and critically important for accurate self-motion estimation during active head movements.","container-title":"eLife","DOI":"10.7554/eLife.28074","ISSN":"2050-084X","page":"e28074","publisher":"eLife Sciences Publications, Ltd","source":"eLife","title":"A unified internal model theory to resolve the paradox of active versus passive self-motion sensation","volume":"6","author":[{"family":"Laurens","given":"Jean"},{"family":"Angelaki","given":"Dora E"}],"editor":[{"family":"Glasauer","given":"Stefan"}],"issued":{"date-parts":[["2017",10,18]]}}}],"schema":"https://github.com/citation-style-language/schema/raw/master/csl-citation.json"} </w:instrText>
      </w:r>
      <w:r w:rsidR="00EE27BE">
        <w:fldChar w:fldCharType="separate"/>
      </w:r>
      <w:r w:rsidR="00EE27BE" w:rsidRPr="00EE27BE">
        <w:rPr>
          <w:rFonts w:eastAsiaTheme="minorHAnsi" w:cs="Arial"/>
          <w:vertAlign w:val="superscript"/>
          <w14:ligatures w14:val="standardContextual"/>
        </w:rPr>
        <w:t>38–40</w:t>
      </w:r>
      <w:r w:rsidR="00EE27BE">
        <w:fldChar w:fldCharType="end"/>
      </w:r>
      <w:r w:rsidRPr="008B7179">
        <w:t xml:space="preserve">. The prevailing view has treated them as separate, largely for mathematical reasons. Forward dynamics maps the current state and applied torques to the resulting </w:t>
      </w:r>
      <w:r w:rsidRPr="001C54D2">
        <w:rPr>
          <w:rFonts w:cs="Arial"/>
        </w:rPr>
        <w:t xml:space="preserve">acceleration </w:t>
      </w:r>
      <w:r w:rsidRPr="001C54D2">
        <w:rPr>
          <w:rFonts w:cs="Arial"/>
          <w:szCs w:val="20"/>
        </w:rPr>
        <w:t>(</w:t>
      </w:r>
      <m:oMath>
        <m:acc>
          <m:accPr>
            <m:chr m:val="̈"/>
            <m:ctrlPr>
              <w:rPr>
                <w:rFonts w:ascii="Cambria Math" w:hAnsi="Cambria Math" w:cs="Arial"/>
                <w:bCs/>
                <w:i/>
                <w:color w:val="000000" w:themeColor="text1"/>
                <w:szCs w:val="20"/>
              </w:rPr>
            </m:ctrlPr>
          </m:accPr>
          <m:e>
            <m:r>
              <w:rPr>
                <w:rFonts w:ascii="Cambria Math" w:hAnsi="Cambria Math" w:cs="Arial"/>
                <w:color w:val="000000" w:themeColor="text1"/>
                <w:szCs w:val="20"/>
              </w:rPr>
              <m:t>q</m:t>
            </m:r>
          </m:e>
        </m:acc>
      </m:oMath>
      <w:r w:rsidRPr="001C54D2">
        <w:rPr>
          <w:rFonts w:cs="Arial"/>
        </w:rPr>
        <w:t>), while</w:t>
      </w:r>
      <w:r w:rsidRPr="008B7179">
        <w:t xml:space="preserve"> inverse dynamics maps the current state and a desired acceleration to the required torques (</w:t>
      </w:r>
      <m:oMath>
        <m:r>
          <w:rPr>
            <w:rFonts w:ascii="Cambria Math" w:hAnsi="Cambria Math"/>
          </w:rPr>
          <m:t>τ</m:t>
        </m:r>
      </m:oMath>
      <w:r w:rsidRPr="008B7179">
        <w:t>)</w:t>
      </w:r>
      <w:r w:rsidR="00EE27BE">
        <w:fldChar w:fldCharType="begin"/>
      </w:r>
      <w:r w:rsidR="00EE27BE">
        <w:instrText xml:space="preserve"> ADDIN ZOTERO_ITEM CSL_CITATION {"citationID":"waskgWEI","properties":{"formattedCitation":"\\super 41\\nosupersub{}","plainCitation":"41","noteIndex":0},"citationItems":[{"id":260,"uris":["http://zotero.org/users/19127629/items/YA4TMQ69"],"itemData":{"id":260,"type":"book","DOI":"10.1007/978-1-4899-7560-7","ISBN":"978-0-387-74314-1","language":"en","license":"http://www.springer.com/tdm","publisher":"Springer US","publisher-place":"Boston, MA","source":"DOI.org (Crossref)","title":"Rigid Body Dynamics Algorithms","URL":"http://link.springer.com/10.1007/978-1-4899-7560-7","author":[{"family":"Featherstone","given":"Roy"}],"accessed":{"date-parts":[["2026",3,19]]},"issued":{"date-parts":[["2008"]]}},"locator":"89-119","label":"page"}],"schema":"https://github.com/citation-style-language/schema/raw/master/csl-citation.json"} </w:instrText>
      </w:r>
      <w:r w:rsidR="00EE27BE">
        <w:fldChar w:fldCharType="separate"/>
      </w:r>
      <w:r w:rsidR="00EE27BE" w:rsidRPr="00EE27BE">
        <w:rPr>
          <w:rFonts w:eastAsiaTheme="minorHAnsi" w:cs="Arial"/>
          <w:vertAlign w:val="superscript"/>
          <w14:ligatures w14:val="standardContextual"/>
        </w:rPr>
        <w:t>41</w:t>
      </w:r>
      <w:r w:rsidR="00EE27BE">
        <w:fldChar w:fldCharType="end"/>
      </w:r>
      <w:r w:rsidRPr="008B7179">
        <w:t>. These are different input-output mappings that, in conventional machine learning, would necessitate different models or networks. This separation is supported by evidence of functional dissociations in neurological disorders and experimental findings suggesting distinct neural correlates for predictive and control-related signals</w:t>
      </w:r>
      <w:r w:rsidR="00C81ACE">
        <w:fldChar w:fldCharType="begin"/>
      </w:r>
      <w:r w:rsidR="00EE27BE">
        <w:instrText xml:space="preserve"> ADDIN ZOTERO_ITEM CSL_CITATION {"citationID":"ojWfhpWl","properties":{"formattedCitation":"\\super 42\\uc0\\u8211{}44\\nosupersub{}","plainCitation":"42–44","noteIndex":0},"citationItems":[{"id":431,"uris":["http://zotero.org/users/19127629/items/75RIDVJY"],"itemData":{"id":431,"type":"article-journal","abstract":"Two different compensatory mechanisms are engaged when the nervous system senses errors during a reaching movement. First, on-line feedback control mechanisms produce in-flight corrections to reduce errors in the on-going movement. Second, these errors modify the internal model with which the motor plan is transformed into motor commands for the subsequent movements. What are the neural mechanisms of these compensatory systems? In a previous study, we reported that while on-line error correction was disturbed in patients with Huntington's disease (HD), it was largely intact in patients with cerebellar degeneration. Here we altered dynamics of reaching and studied the effect of error in one trial on the motor commands that initiated the subsequent trial. We observed that in patients with cerebellar degeneration, motor commands changed from trial-to-trial by an amount that was comparable to control subjects. However, these changes were random and were uninformed by the error in the preceding trial. In contrast, the change in motor commands of HD patients was strongly related to the error in the preceding trial. This error-dependent change had a sensitivity that was comparable to healthy controls. As a result, HD patients exhibited no significant deficits in adapting to novel arm dynamics, whereas cerebellar subjects were profoundly impaired. These results demonstrate a double dissociation between on-line and trial-to-trial error correction suggesting that these compensatory mechanisms have distinct neural bases that can be differentially affected by disease.","container-title":"Journal of Neurophysiology","DOI":"10.1152/jn.00943.2004","ISSN":"0022-3077","issue":"5","journalAbbreviation":"J Neurophysiol","language":"eng","page":"2809-2821","PMID":"15625094","source":"PubMed","title":"Intact ability to learn internal models of arm dynamics in Huntington's disease but not cerebellar degeneration","volume":"93","author":[{"family":"Smith","given":"Maurice A."},{"family":"Shadmehr","given":"Reza"}],"issued":{"date-parts":[["2005",5]]}}},{"id":433,"uris":["http://zotero.org/users/19127629/items/HM77M637"],"itemData":{"id":433,"type":"article-journal","abstract":"When we use a novel tool, the motor commands may not produce the expected outcome. In healthy individuals, with practice the brain learns to alter the motor commands. This change depends critically on the cerebellum as damage to this structure impairs adaptation. However, it is unclear precisely what the cerebellum contributes to the process of adaptation in human motor learning. Is the cerebellum crucial for learning to associate motor commands with novel sensory consequences, called forward model, or is the cerebellum important for learning to associate sensory goals with novel motor commands, called inverse model? Here, we compared performance of cerebellar patients and healthy controls in a reaching task with a gradual perturbation schedule. This schedule allowed both groups to adapt their motor commands. Following training, we measured two kinds of behavior: in one case, people were presented with reach targets near the direction in which they had trained. The resulting generalization patterns of patients and controls were similar, suggesting comparable inverse models. In the second case, participants reached without a target and reported the location of their hand. In controls, the pattern of change in reported hand location was consistent with simulation results of a forward model that had learned to associate motor commands with new sensory consequences. In patients, this change was significantly smaller. Therefore, in our sample of patients, we observed that while adaptation of motor commands can take place despite cerebellar damage, cerebellar integrity appears critical for learning to predict visual sensory consequences of motor commands.","container-title":"The Journal of Neuroscience: The Official Journal of the Society for Neuroscience","DOI":"10.1523/JNEUROSCI.6353-11.2012","ISSN":"1529-2401","issue":"12","journalAbbreviation":"J Neurosci","language":"eng","page":"4230-4239","PMID":"22442085","PMCID":"PMC3326584","source":"PubMed","title":"Cerebellar contributions to reach adaptation and learning sensory consequences of action","volume":"32","author":[{"family":"Izawa","given":"Jun"},{"family":"Criscimagna-Hemminger","given":"Sarah E."},{"family":"Shadmehr","given":"Reza"}],"issued":{"date-parts":[["2012",3,21]]}}},{"id":436,"uris":["http://zotero.org/users/19127629/items/C5WFRLET"],"itemData":{"id":436,"type":"article-journal","abstract":"Inverse and forward dynamic models have been conceptually important in computational motor control. In particular, inverse models are thought to convert desired action into appropriate motor commands. In parallel, forward models predict the consequences of the motor command on behavior by constructing an efference copy of the actual movement. Despite theoretical appeal, their neural representation has remained elusive. Here, we provide evidence supporting the notion that a group of premotor neurons called burst-tonic (BT) cells represent the output of the inverse model for eye movements. We show that BT neurons, like extraocular motoneurons but different from the evoked eye movement, do not carry signals appropriate for the half-angle rule of ocular kinematics during smooth-pursuit eye movements from eccentric positions. Along with findings of identical response dynamics as motoneurons, these results strongly suggest that BT cells carry a replica of the motor command. In contrast, eye-head (EH) neurons, a premotor cell type that is the target of Purkinje cell inhibition from the cerebellar flocculus/ventral paraflocculus, exhibit properties that could be consistent with the half-angle rule. Therefore, EH cells may be functionally related to the output of a forward internal model thought to construct an efference copy of the actual eye movement.","container-title":"Journal of Neuroscience","DOI":"10.1523/JNEUROSCI.0513-08.2008","ISSN":"0270-6474, 1529-2401","issue":"19","journalAbbreviation":"J. Neurosci.","language":"en","license":"Copyright © 2008 Society for Neuroscience 0270-6474/08/285082-06$15.00/0","page":"5082-5087","PMID":"18463261","publisher":"Society for Neuroscience","section":"Brief Communications","source":"www.jneurosci.org","title":"Neural Correlates of Forward and Inverse Models for Eye Movements: Evidence from Three-Dimensional Kinematics","title-short":"Neural Correlates of Forward and Inverse Models for Eye Movements","volume":"28","author":[{"family":"Ghasia","given":"Fatema F."},{"family":"Meng","given":"Hui"},{"family":"Angelaki","given":"Dora E."}],"issued":{"date-parts":[["2008",5,7]]}}}],"schema":"https://github.com/citation-style-language/schema/raw/master/csl-citation.json"} </w:instrText>
      </w:r>
      <w:r w:rsidR="00C81ACE">
        <w:fldChar w:fldCharType="separate"/>
      </w:r>
      <w:r w:rsidR="00EE27BE" w:rsidRPr="00EE27BE">
        <w:rPr>
          <w:rFonts w:eastAsiaTheme="minorHAnsi" w:cs="Arial"/>
          <w:vertAlign w:val="superscript"/>
          <w14:ligatures w14:val="standardContextual"/>
        </w:rPr>
        <w:t>42–44</w:t>
      </w:r>
      <w:r w:rsidR="00C81ACE">
        <w:fldChar w:fldCharType="end"/>
      </w:r>
      <w:r w:rsidRPr="008B7179">
        <w:t xml:space="preserve">. However, arguments for a more unified architecture have been advanced, </w:t>
      </w:r>
      <w:r w:rsidR="00303840">
        <w:t>often</w:t>
      </w:r>
      <w:r w:rsidRPr="008B7179">
        <w:t xml:space="preserve"> on the grounds of efficiency</w:t>
      </w:r>
      <w:r w:rsidR="00EE27BE">
        <w:fldChar w:fldCharType="begin"/>
      </w:r>
      <w:r w:rsidR="00303840">
        <w:instrText xml:space="preserve"> ADDIN ZOTERO_ITEM CSL_CITATION {"citationID":"8TROlOxq","properties":{"formattedCitation":"\\super 45,46\\nosupersub{}","plainCitation":"45,46","noteIndex":0},"citationItems":[{"id":450,"uris":["http://zotero.org/users/19127629/items/2HGGGSKC"],"itemData":{"id":450,"type":"article-journal","abstract":"Sensorimotor control models traditionally consist of two types of internal models: inverse models, which compute the motor commands needed to reach a desired movement goal, and forward models, which predict the resulting sensory feedback. These models are usually considered separate entities, but it is unclear whether such separation exists in the nervous system. Additionally, maintaining separate networks may be more computationally expensive. Therefore, we investigated whether these functions could be executed within a single neural circuit: an inverse-forward-recognition model (InFoRM). We implemented InFoRM using neural networks and compared their ability to reproduce cyclic reaching movements with that of control architectures based on classical, separated inverse and forward models. Desired movement trajectories were represented by recorded three-dimensional kinematics, while efferent (muscle activation) and afferent (muscle length and velocity) signals were obtained through inverse dynamics. Our findings show that InFoRM significantly outperforms control architectures across various conditions, while requiring fewer resources. The network is also able to morph to untrained movement directions, generating motor commands and predicted feedback that had not been learned. These findings demonstrate the computational advantages of integrating inverse and forward processes within a single neural network, suggesting that such unified sensorimotor models may be worthwhile to explore further.","container-title":"Scientific Reports","DOI":"10.1038/s41598-026-39944-z","ISSN":"2045-2322","issue":"1","journalAbbreviation":"Sci Rep","language":"en","license":"2026 The Author(s)","page":"8490","publisher":"Nature Publishing Group","source":"www.nature.com","title":"InFoRM: a unified inverse and forward model for sensorimotor control","title-short":"InFoRM","volume":"16","author":[{"family":"Graaf","given":"Myriam Lauren","non-dropping-particle":"de"},{"family":"Kloock","given":"Lena"},{"family":"Schwarze","given":"André"},{"family":"Gerlach","given":"Meike"},{"family":"Arensmann","given":"Andrea"},{"family":"Boström","given":"Kim Joris"},{"family":"Schubotz","given":"Ricarda I."},{"family":"Wagner","given":"Heiko"}],"issued":{"date-parts":[["2026",3,9]]}}},{"id":442,"uris":["http://zotero.org/users/19127629/items/7T5AW4HX"],"itemData":{"id":442,"type":"paper-conference","abstract":"The search for motor primitives has captured the attention of researches in both biological and computational motor control. Yet a theory of how to construct such primitives from first principles is lacking. Here we propose to do that by building a compact forward model of the sensory-motor periphery via unsupervised learning. We also propose a method for probabilistic inversion of the forward model, which yields low-level feedback loops that can simplify control. The idea is applied to simulated biomechanical systems of varying levels of detail.","container-title":"Proceedings of the 25th Annual International Conference of the IEEE Engineering in Medicine and Biology Society","DOI":"10.1109/IEMBS.2003.1279744","event-title":"the 25th Annual International Conference of the IEEE Engineering in Medicine and Biology Society","ISSN":"1094-687X","note":"ISSN: 1094-687X","page":"1750-1753 Vol.2","source":"IEEE Xplore","title":"Unsupervised learning of sensory-motor primitives","URL":"https://ieeexplore.ieee.org/document/1279744","volume":"2","author":[{"family":"Todorov","given":"E."},{"family":"Ghahramani","given":"Z."}],"accessed":{"date-parts":[["2026",4,14]]},"issued":{"date-parts":[["2003",9]]}}}],"schema":"https://github.com/citation-style-language/schema/raw/master/csl-citation.json"} </w:instrText>
      </w:r>
      <w:r w:rsidR="00EE27BE">
        <w:fldChar w:fldCharType="separate"/>
      </w:r>
      <w:r w:rsidR="00303840" w:rsidRPr="00303840">
        <w:rPr>
          <w:rFonts w:eastAsiaTheme="minorHAnsi" w:cs="Arial"/>
          <w:vertAlign w:val="superscript"/>
          <w14:ligatures w14:val="standardContextual"/>
        </w:rPr>
        <w:t>45,46</w:t>
      </w:r>
      <w:r w:rsidR="00EE27BE">
        <w:fldChar w:fldCharType="end"/>
      </w:r>
      <w:r w:rsidRPr="008B7179">
        <w:t>. Maintaining two separate, complex models for the same physical system could be metabolically and computationally costly, whereas a unified model could leverage shared representations to learn more efficiently. Recent findings suggest that some brain regions, such as the cerebellum and parietal cortex, are engaged during tasks thought to require both model types, leaving open the possibility of a shared substrate</w:t>
      </w:r>
      <w:r w:rsidR="00303840">
        <w:fldChar w:fldCharType="begin"/>
      </w:r>
      <w:r w:rsidR="00303840">
        <w:instrText xml:space="preserve"> ADDIN ZOTERO_ITEM CSL_CITATION {"citationID":"BnsdJsYl","properties":{"formattedCitation":"\\super 47\\nosupersub{}","plainCitation":"47","noteIndex":0},"citationItems":[{"id":454,"uris":["http://zotero.org/users/19127629/items/7MRBWZ6W"],"itemData":{"id":454,"type":"article-journal","abstract":"Reach errors may be broadly classified into errors arising from unpredictable changes in target location, called target errors, and errors arising from miscalibration of internal models (e.g., when prisms alter visual feedback or a force field alters limb dynamics), called execution errors. Execution errors may be caused by miscalibration of dynamics (e.g., when a force field alters limb dynamics) or by miscalibration of kinematics (e.g., when prisms alter visual feedback). Although all types of errors lead to similar on-line corrections, we found that the motor system showed strong trial-by-trial adaptation in response to random execution errors but not in response to random target errors. We used functional magnetic resonance imaging and a compatible robot to study brain regions involved in processing each kind of error. Both kinematic and dynamic execution errors activated regions along the central and the postcentral sulci and in lobules V, VI, and VIII of the cerebellum, making these areas possible sites of plastic changes in internal models for reaching. Only activity related to kinematic errors extended into parietal area 5. These results are inconsistent with the idea that kinematics and dynamics of reaching are computed in separate neural entities. In contrast, only target errors caused increased activity in the striatum and the posterior superior parietal lobule. The cerebellum and motor cortex were as strongly activated as with execution errors. These findings indicate a neural and behavioral dissociation between errors that lead to switching of behavioral goals and errors that lead to adaptation of internal models of limb dynamics and kinematics.","container-title":"The Journal of Neuroscience: The Official Journal of the Society for Neuroscience","DOI":"10.1523/JNEUROSCI.1874-05.2005","ISSN":"1529-2401","issue":"43","journalAbbreviation":"J Neurosci","language":"eng","page":"9919-9931","PMID":"16251440","PMCID":"PMC1479774","source":"PubMed","title":"Neural correlates of reach errors","volume":"25","author":[{"family":"Diedrichsen","given":"Jörn"},{"family":"Hashambhoy","given":"Yasmin"},{"family":"Rane","given":"Tushar"},{"family":"Shadmehr","given":"Reza"}],"issued":{"date-parts":[["2005",10,26]]}}}],"schema":"https://github.com/citation-style-language/schema/raw/master/csl-citation.json"} </w:instrText>
      </w:r>
      <w:r w:rsidR="00303840">
        <w:fldChar w:fldCharType="separate"/>
      </w:r>
      <w:r w:rsidR="00303840" w:rsidRPr="00303840">
        <w:rPr>
          <w:rFonts w:eastAsiaTheme="minorHAnsi" w:cs="Arial"/>
          <w:vertAlign w:val="superscript"/>
          <w14:ligatures w14:val="standardContextual"/>
        </w:rPr>
        <w:t>47</w:t>
      </w:r>
      <w:r w:rsidR="00303840">
        <w:fldChar w:fldCharType="end"/>
      </w:r>
      <w:r w:rsidRPr="008B7179">
        <w:t>.</w:t>
      </w:r>
    </w:p>
    <w:p w14:paraId="6EB45050" w14:textId="1D070AFF" w:rsidR="003913D1" w:rsidRPr="002940B6" w:rsidRDefault="008B7179" w:rsidP="004D2FF5">
      <w:pPr>
        <w:spacing w:before="100" w:beforeAutospacing="1" w:after="100" w:afterAutospacing="1"/>
      </w:pPr>
      <w:r w:rsidRPr="008B7179">
        <w:t xml:space="preserve">In this paper, we demonstrate how a single neural network can function as </w:t>
      </w:r>
      <w:r w:rsidR="00A37577">
        <w:t>a part of both</w:t>
      </w:r>
      <w:r w:rsidRPr="008B7179">
        <w:t xml:space="preserve"> a forward and an inverse dynamics model. Our approach is grounded in the Gibbs-Appell formulation of analytical mechanics and Gauss</w:t>
      </w:r>
      <w:r w:rsidR="004629FB">
        <w:t>’</w:t>
      </w:r>
      <w:r w:rsidRPr="008B7179">
        <w:t>s principle of least constraint, which reformulates system dynamics as an optimization problem. This perspective reveals that a single scalar function—</w:t>
      </w:r>
      <w:r w:rsidR="00076D17">
        <w:t>Appell</w:t>
      </w:r>
      <w:r w:rsidRPr="008B7179">
        <w:t xml:space="preserve"> acceleration energy—encodes the complete </w:t>
      </w:r>
      <w:r w:rsidRPr="008B7179">
        <w:lastRenderedPageBreak/>
        <w:t xml:space="preserve">dynamics of a mechanical system. We demonstrate that a physics-informed </w:t>
      </w:r>
      <w:r w:rsidR="004629FB">
        <w:t>‘</w:t>
      </w:r>
      <w:r w:rsidR="006B3672" w:rsidRPr="006B3672">
        <w:rPr>
          <w:i/>
          <w:iCs/>
        </w:rPr>
        <w:t>A</w:t>
      </w:r>
      <w:r w:rsidR="006B3672">
        <w:rPr>
          <w:i/>
          <w:iCs/>
        </w:rPr>
        <w:t>p</w:t>
      </w:r>
      <w:r w:rsidR="006B3672" w:rsidRPr="006B3672">
        <w:rPr>
          <w:i/>
          <w:iCs/>
        </w:rPr>
        <w:t>pellian</w:t>
      </w:r>
      <w:r w:rsidR="004629FB">
        <w:rPr>
          <w:i/>
          <w:iCs/>
        </w:rPr>
        <w:t>’</w:t>
      </w:r>
      <w:r w:rsidR="006B3672">
        <w:t xml:space="preserve"> </w:t>
      </w:r>
      <w:r w:rsidRPr="008B7179">
        <w:t>neural network (ANNet) can be trained to approximate this scalar energy function. For inverse dynamics, the network learns by minimizing the error between the analytical derivative of its scalar output (with respect to acceleration) and the true joint torques, a process enabled by automatic differentiation</w:t>
      </w:r>
      <w:r w:rsidR="006B3672">
        <w:t xml:space="preserve"> (see Fig. 1)</w:t>
      </w:r>
      <w:r w:rsidRPr="008B7179">
        <w:t xml:space="preserve">. For forward dynamics, the same trained network is repurposed without any modification. By embedding the learned energy landscape into an optimization objective, the system solves for the accelerations that satisfy the physical principle of least constraint at each time step. Our central hypothesis is that a neural network trained to solve inverse dynamics by learning the scalar Gibbs-Appell function encodes the complete dynamics—encompassing inertial, Coriolis, and gravitational terms—necessary and sufficient to solve forward dynamics. </w:t>
      </w:r>
      <w:r w:rsidR="004C374D" w:rsidRPr="008B7179">
        <w:t xml:space="preserve">We </w:t>
      </w:r>
      <w:r w:rsidR="004C374D">
        <w:t>test this hypothesis</w:t>
      </w:r>
      <w:r w:rsidR="004C374D" w:rsidRPr="008B7179">
        <w:t xml:space="preserve"> </w:t>
      </w:r>
      <w:r w:rsidR="004C374D">
        <w:t>using</w:t>
      </w:r>
      <w:r w:rsidR="004C374D" w:rsidRPr="008B7179">
        <w:t xml:space="preserve"> a simulated double pendulum</w:t>
      </w:r>
      <w:r w:rsidR="004C374D">
        <w:t xml:space="preserve"> and</w:t>
      </w:r>
      <w:r w:rsidR="004C374D" w:rsidRPr="008B7179">
        <w:t xml:space="preserve"> show that the network, trained exclusively on inverse dynamics data, can accurately predict the system</w:t>
      </w:r>
      <w:r w:rsidR="004C374D">
        <w:t>’</w:t>
      </w:r>
      <w:r w:rsidR="004C374D" w:rsidRPr="008B7179">
        <w:t>s forward evolution</w:t>
      </w:r>
      <w:r w:rsidR="004C374D">
        <w:t xml:space="preserve"> faster than in real time</w:t>
      </w:r>
      <w:r w:rsidR="004C374D" w:rsidRPr="008B7179">
        <w:t xml:space="preserve">. </w:t>
      </w:r>
      <w:r w:rsidRPr="008B7179">
        <w:t>This work provides a first-principles basis for the unification of forward and inverse internal models within a single computational architecture.</w:t>
      </w:r>
    </w:p>
    <w:p w14:paraId="2ADD4576" w14:textId="4111080E" w:rsidR="0037135B" w:rsidRPr="003114D9" w:rsidRDefault="000C0B94" w:rsidP="004D2FF5">
      <w:pPr>
        <w:pBdr>
          <w:top w:val="nil"/>
          <w:left w:val="nil"/>
          <w:bottom w:val="nil"/>
          <w:right w:val="nil"/>
          <w:between w:val="nil"/>
        </w:pBdr>
        <w:spacing w:before="100" w:beforeAutospacing="1" w:after="100" w:afterAutospacing="1"/>
        <w:contextualSpacing/>
        <w:jc w:val="center"/>
        <w:rPr>
          <w:rFonts w:cs="Arial"/>
          <w:bCs/>
          <w:color w:val="000000" w:themeColor="text1"/>
          <w:szCs w:val="20"/>
        </w:rPr>
      </w:pPr>
      <w:commentRangeStart w:id="13"/>
      <w:r>
        <w:rPr>
          <w:rFonts w:cs="Arial"/>
          <w:bCs/>
          <w:noProof/>
          <w:color w:val="000000" w:themeColor="text1"/>
          <w:szCs w:val="20"/>
          <w14:ligatures w14:val="standardContextual"/>
        </w:rPr>
        <w:drawing>
          <wp:inline distT="0" distB="0" distL="0" distR="0" wp14:anchorId="456ED1EF" wp14:editId="6CEDE6DA">
            <wp:extent cx="5410200" cy="3721100"/>
            <wp:effectExtent l="0" t="0" r="0" b="0"/>
            <wp:docPr id="182460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6680" name="Picture 1824606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0200" cy="3721100"/>
                    </a:xfrm>
                    <a:prstGeom prst="rect">
                      <a:avLst/>
                    </a:prstGeom>
                  </pic:spPr>
                </pic:pic>
              </a:graphicData>
            </a:graphic>
          </wp:inline>
        </w:drawing>
      </w:r>
      <w:commentRangeEnd w:id="13"/>
      <w:r w:rsidR="009173D4" w:rsidRPr="003114D9">
        <w:rPr>
          <w:rStyle w:val="CommentReference"/>
          <w:rFonts w:cs="Arial"/>
          <w:bCs/>
          <w:color w:val="000000" w:themeColor="text1"/>
          <w:sz w:val="20"/>
          <w:szCs w:val="20"/>
        </w:rPr>
        <w:commentReference w:id="13"/>
      </w:r>
    </w:p>
    <w:p w14:paraId="05BE9C2F" w14:textId="2A63A34A" w:rsidR="0037135B" w:rsidRPr="00D45666" w:rsidRDefault="0037135B" w:rsidP="004D2FF5">
      <w:pPr>
        <w:pBdr>
          <w:top w:val="nil"/>
          <w:left w:val="nil"/>
          <w:bottom w:val="nil"/>
          <w:right w:val="nil"/>
          <w:between w:val="nil"/>
        </w:pBdr>
        <w:spacing w:before="100" w:beforeAutospacing="1" w:after="100" w:afterAutospacing="1"/>
        <w:contextualSpacing/>
        <w:rPr>
          <w:rFonts w:cs="Arial"/>
          <w:b/>
          <w:color w:val="000000" w:themeColor="text1"/>
          <w:sz w:val="18"/>
          <w:szCs w:val="18"/>
        </w:rPr>
      </w:pPr>
      <w:r w:rsidRPr="00D45666">
        <w:rPr>
          <w:rFonts w:cs="Arial"/>
          <w:b/>
          <w:color w:val="000000" w:themeColor="text1"/>
          <w:sz w:val="18"/>
          <w:szCs w:val="18"/>
        </w:rPr>
        <w:lastRenderedPageBreak/>
        <w:t>Fig</w:t>
      </w:r>
      <w:r w:rsidR="00FA7583" w:rsidRPr="00D45666">
        <w:rPr>
          <w:rFonts w:cs="Arial"/>
          <w:b/>
          <w:color w:val="000000" w:themeColor="text1"/>
          <w:sz w:val="18"/>
          <w:szCs w:val="18"/>
        </w:rPr>
        <w:t xml:space="preserve">. </w:t>
      </w:r>
      <w:r w:rsidRPr="00D45666">
        <w:rPr>
          <w:rFonts w:cs="Arial"/>
          <w:b/>
          <w:color w:val="000000" w:themeColor="text1"/>
          <w:sz w:val="18"/>
          <w:szCs w:val="18"/>
        </w:rPr>
        <w:t xml:space="preserve">1 | A single neural network trained to predict </w:t>
      </w:r>
      <w:ins w:id="14" w:author="Douglas Weber" w:date="2026-05-30T07:03:00Z" w16du:dateUtc="2026-05-30T11:03:00Z">
        <w:r w:rsidR="009173D4">
          <w:rPr>
            <w:rFonts w:cs="Arial"/>
            <w:b/>
            <w:color w:val="000000" w:themeColor="text1"/>
            <w:sz w:val="18"/>
            <w:szCs w:val="18"/>
          </w:rPr>
          <w:t xml:space="preserve">the </w:t>
        </w:r>
      </w:ins>
      <w:r w:rsidR="00076D17" w:rsidRPr="00D45666">
        <w:rPr>
          <w:rFonts w:cs="Arial"/>
          <w:b/>
          <w:color w:val="000000" w:themeColor="text1"/>
          <w:sz w:val="18"/>
          <w:szCs w:val="18"/>
        </w:rPr>
        <w:t>Appell</w:t>
      </w:r>
      <w:r w:rsidRPr="00D45666">
        <w:rPr>
          <w:rFonts w:cs="Arial"/>
          <w:b/>
          <w:color w:val="000000" w:themeColor="text1"/>
          <w:sz w:val="18"/>
          <w:szCs w:val="18"/>
        </w:rPr>
        <w:t xml:space="preserve"> function </w:t>
      </w:r>
      <m:oMath>
        <m:r>
          <m:rPr>
            <m:sty m:val="bi"/>
          </m:rPr>
          <w:rPr>
            <w:rFonts w:ascii="Cambria Math" w:hAnsi="Cambria Math" w:cs="Arial"/>
            <w:color w:val="000000" w:themeColor="text1"/>
            <w:sz w:val="18"/>
            <w:szCs w:val="18"/>
          </w:rPr>
          <m:t xml:space="preserve">S(q, </m:t>
        </m:r>
        <m:acc>
          <m:accPr>
            <m:chr m:val="̇"/>
            <m:ctrlPr>
              <w:rPr>
                <w:rFonts w:ascii="Cambria Math" w:hAnsi="Cambria Math" w:cs="Arial"/>
                <w:b/>
                <w:i/>
                <w:color w:val="000000" w:themeColor="text1"/>
                <w:sz w:val="18"/>
                <w:szCs w:val="18"/>
              </w:rPr>
            </m:ctrlPr>
          </m:accPr>
          <m:e>
            <m:r>
              <m:rPr>
                <m:sty m:val="bi"/>
              </m:rPr>
              <w:rPr>
                <w:rFonts w:ascii="Cambria Math" w:hAnsi="Cambria Math" w:cs="Arial"/>
                <w:color w:val="000000" w:themeColor="text1"/>
                <w:sz w:val="18"/>
                <w:szCs w:val="18"/>
              </w:rPr>
              <m:t>q</m:t>
            </m:r>
          </m:e>
        </m:acc>
        <m:r>
          <m:rPr>
            <m:sty m:val="bi"/>
          </m:rPr>
          <w:rPr>
            <w:rFonts w:ascii="Cambria Math" w:hAnsi="Cambria Math" w:cs="Arial"/>
            <w:color w:val="000000" w:themeColor="text1"/>
            <w:sz w:val="18"/>
            <w:szCs w:val="18"/>
          </w:rPr>
          <m:t>,</m:t>
        </m:r>
        <m:acc>
          <m:accPr>
            <m:chr m:val="̈"/>
            <m:ctrlPr>
              <w:rPr>
                <w:rFonts w:ascii="Cambria Math" w:hAnsi="Cambria Math" w:cs="Arial"/>
                <w:b/>
                <w:i/>
                <w:color w:val="000000" w:themeColor="text1"/>
                <w:sz w:val="18"/>
                <w:szCs w:val="18"/>
              </w:rPr>
            </m:ctrlPr>
          </m:accPr>
          <m:e>
            <m:r>
              <m:rPr>
                <m:sty m:val="bi"/>
              </m:rPr>
              <w:rPr>
                <w:rFonts w:ascii="Cambria Math" w:hAnsi="Cambria Math" w:cs="Arial"/>
                <w:color w:val="000000" w:themeColor="text1"/>
                <w:sz w:val="18"/>
                <w:szCs w:val="18"/>
              </w:rPr>
              <m:t>q</m:t>
            </m:r>
          </m:e>
        </m:acc>
        <m:r>
          <m:rPr>
            <m:sty m:val="bi"/>
          </m:rPr>
          <w:rPr>
            <w:rFonts w:ascii="Cambria Math" w:hAnsi="Cambria Math" w:cs="Arial"/>
            <w:color w:val="000000" w:themeColor="text1"/>
            <w:sz w:val="18"/>
            <w:szCs w:val="18"/>
          </w:rPr>
          <m:t>)</m:t>
        </m:r>
      </m:oMath>
      <w:r w:rsidRPr="00D45666">
        <w:rPr>
          <w:rFonts w:cs="Arial"/>
          <w:b/>
          <w:color w:val="000000" w:themeColor="text1"/>
          <w:sz w:val="18"/>
          <w:szCs w:val="18"/>
        </w:rPr>
        <w:t xml:space="preserve"> is shared between the inverse and forward dynamics pipelines, eliminating the need to train </w:t>
      </w:r>
      <w:r w:rsidR="00574C26" w:rsidRPr="00D45666">
        <w:rPr>
          <w:rFonts w:cs="Arial"/>
          <w:b/>
          <w:color w:val="000000" w:themeColor="text1"/>
          <w:sz w:val="18"/>
          <w:szCs w:val="18"/>
        </w:rPr>
        <w:t>problem</w:t>
      </w:r>
      <w:r w:rsidRPr="00D45666">
        <w:rPr>
          <w:rFonts w:cs="Arial"/>
          <w:b/>
          <w:color w:val="000000" w:themeColor="text1"/>
          <w:sz w:val="18"/>
          <w:szCs w:val="18"/>
        </w:rPr>
        <w:t>-specific models.</w:t>
      </w:r>
    </w:p>
    <w:p w14:paraId="6AE8AD6D" w14:textId="120A6EE7" w:rsidR="0037135B" w:rsidRPr="002940B6" w:rsidRDefault="0037135B" w:rsidP="004D2FF5">
      <w:pPr>
        <w:pBdr>
          <w:top w:val="nil"/>
          <w:left w:val="nil"/>
          <w:bottom w:val="nil"/>
          <w:right w:val="nil"/>
          <w:between w:val="nil"/>
        </w:pBdr>
        <w:spacing w:before="100" w:beforeAutospacing="1" w:after="100" w:afterAutospacing="1"/>
        <w:contextualSpacing/>
        <w:rPr>
          <w:rFonts w:cs="Arial"/>
          <w:bCs/>
          <w:color w:val="000000" w:themeColor="text1"/>
          <w:sz w:val="18"/>
          <w:szCs w:val="18"/>
        </w:rPr>
      </w:pPr>
      <w:r w:rsidRPr="0008117B">
        <w:rPr>
          <w:rFonts w:cs="Arial"/>
          <w:bCs/>
          <w:color w:val="000000" w:themeColor="text1"/>
          <w:sz w:val="18"/>
          <w:szCs w:val="18"/>
        </w:rPr>
        <w:t xml:space="preserve">Left: A network </w:t>
      </w:r>
      <w:r w:rsidR="0011075C">
        <w:rPr>
          <w:rFonts w:cs="Arial"/>
          <w:bCs/>
          <w:color w:val="000000" w:themeColor="text1"/>
          <w:sz w:val="18"/>
          <w:szCs w:val="18"/>
        </w:rPr>
        <w:t>learns</w:t>
      </w:r>
      <w:r w:rsidRPr="0008117B">
        <w:rPr>
          <w:rFonts w:cs="Arial"/>
          <w:bCs/>
          <w:color w:val="000000" w:themeColor="text1"/>
          <w:sz w:val="18"/>
          <w:szCs w:val="18"/>
        </w:rPr>
        <w:t xml:space="preserve"> </w:t>
      </w:r>
      <w:r w:rsidR="00076D17">
        <w:rPr>
          <w:rFonts w:cs="Arial"/>
          <w:bCs/>
          <w:color w:val="000000" w:themeColor="text1"/>
          <w:sz w:val="18"/>
          <w:szCs w:val="18"/>
        </w:rPr>
        <w:t>Appell</w:t>
      </w:r>
      <w:r w:rsidRPr="0008117B">
        <w:rPr>
          <w:rFonts w:cs="Arial"/>
          <w:bCs/>
          <w:color w:val="000000" w:themeColor="text1"/>
          <w:sz w:val="18"/>
          <w:szCs w:val="18"/>
        </w:rPr>
        <w:t xml:space="preserve"> function, </w:t>
      </w:r>
      <m:oMath>
        <m:r>
          <w:rPr>
            <w:rFonts w:ascii="Cambria Math" w:hAnsi="Cambria Math" w:cs="Arial"/>
            <w:color w:val="000000" w:themeColor="text1"/>
            <w:sz w:val="18"/>
            <w:szCs w:val="18"/>
          </w:rPr>
          <m:t xml:space="preserve">S(q, </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oMath>
      <w:r w:rsidRPr="0008117B">
        <w:rPr>
          <w:rFonts w:cs="Arial"/>
          <w:bCs/>
          <w:color w:val="000000" w:themeColor="text1"/>
          <w:sz w:val="18"/>
          <w:szCs w:val="18"/>
        </w:rPr>
        <w:t xml:space="preserve">, by minimizing the error between its analytical derivative and reference </w:t>
      </w:r>
      <w:commentRangeStart w:id="15"/>
      <w:r w:rsidRPr="0008117B">
        <w:rPr>
          <w:rFonts w:cs="Arial"/>
          <w:bCs/>
          <w:color w:val="000000" w:themeColor="text1"/>
          <w:sz w:val="18"/>
          <w:szCs w:val="18"/>
        </w:rPr>
        <w:t xml:space="preserve">torques, </w:t>
      </w:r>
      <m:oMath>
        <m:sSup>
          <m:sSupPr>
            <m:ctrlPr>
              <w:rPr>
                <w:rFonts w:ascii="Cambria Math" w:eastAsia="MingLiU_MSCS" w:hAnsi="Cambria Math"/>
                <w:i/>
                <w:color w:val="000000" w:themeColor="text1"/>
                <w:sz w:val="18"/>
                <w:szCs w:val="22"/>
              </w:rPr>
            </m:ctrlPr>
          </m:sSupPr>
          <m:e>
            <m:r>
              <w:rPr>
                <w:rFonts w:ascii="Cambria Math" w:eastAsia="MingLiU_MSCS" w:hAnsi="Cambria Math"/>
                <w:color w:val="000000" w:themeColor="text1"/>
                <w:sz w:val="18"/>
                <w:szCs w:val="22"/>
              </w:rPr>
              <m:t>τ</m:t>
            </m:r>
          </m:e>
          <m:sup>
            <m:r>
              <w:rPr>
                <w:rFonts w:ascii="Cambria Math" w:eastAsia="MingLiU_MSCS" w:hAnsi="Cambria Math"/>
                <w:color w:val="000000" w:themeColor="text1"/>
                <w:sz w:val="18"/>
                <w:szCs w:val="22"/>
              </w:rPr>
              <m:t>*</m:t>
            </m:r>
          </m:sup>
        </m:sSup>
      </m:oMath>
      <w:r w:rsidRPr="0008117B">
        <w:rPr>
          <w:rFonts w:cs="Arial"/>
          <w:bCs/>
          <w:color w:val="000000" w:themeColor="text1"/>
          <w:sz w:val="18"/>
          <w:szCs w:val="18"/>
        </w:rPr>
        <w:t xml:space="preserve">. </w:t>
      </w:r>
      <w:commentRangeEnd w:id="15"/>
      <w:r w:rsidR="009173D4" w:rsidRPr="0008117B">
        <w:rPr>
          <w:rStyle w:val="CommentReference"/>
          <w:rFonts w:cs="Arial"/>
          <w:bCs/>
          <w:color w:val="000000" w:themeColor="text1"/>
          <w:sz w:val="18"/>
          <w:szCs w:val="18"/>
        </w:rPr>
        <w:commentReference w:id="15"/>
      </w:r>
      <w:r w:rsidRPr="0008117B">
        <w:rPr>
          <w:rFonts w:cs="Arial"/>
          <w:bCs/>
          <w:color w:val="000000" w:themeColor="text1"/>
          <w:sz w:val="18"/>
          <w:szCs w:val="18"/>
        </w:rPr>
        <w:t>In the simulation phase, the forward pass evaluates the network to map kinematic states (</w:t>
      </w:r>
      <m:oMath>
        <m:r>
          <w:rPr>
            <w:rFonts w:ascii="Cambria Math" w:hAnsi="Cambria Math" w:cs="Arial"/>
            <w:color w:val="000000" w:themeColor="text1"/>
            <w:sz w:val="18"/>
            <w:szCs w:val="18"/>
          </w:rPr>
          <m:t xml:space="preserve">q, </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oMath>
      <w:r w:rsidRPr="0008117B">
        <w:rPr>
          <w:rFonts w:cs="Arial"/>
          <w:bCs/>
          <w:color w:val="000000" w:themeColor="text1"/>
          <w:sz w:val="18"/>
          <w:szCs w:val="18"/>
        </w:rPr>
        <w:t>) and accelerations (</w:t>
      </w:r>
      <m:oMath>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oMath>
      <w:r w:rsidRPr="0008117B">
        <w:rPr>
          <w:rFonts w:cs="Arial"/>
          <w:bCs/>
          <w:color w:val="000000" w:themeColor="text1"/>
          <w:sz w:val="18"/>
          <w:szCs w:val="18"/>
        </w:rPr>
        <w:t xml:space="preserve"> to the scalar </w:t>
      </w:r>
      <m:oMath>
        <m:r>
          <w:rPr>
            <w:rFonts w:ascii="Cambria Math" w:hAnsi="Cambria Math" w:cs="Arial"/>
            <w:color w:val="000000" w:themeColor="text1"/>
            <w:sz w:val="18"/>
            <w:szCs w:val="18"/>
          </w:rPr>
          <m:t>S</m:t>
        </m:r>
      </m:oMath>
      <w:r w:rsidRPr="0008117B">
        <w:rPr>
          <w:rFonts w:cs="Arial"/>
          <w:bCs/>
          <w:color w:val="000000" w:themeColor="text1"/>
          <w:sz w:val="18"/>
          <w:szCs w:val="18"/>
        </w:rPr>
        <w:t>, while the backward pass computes torques (</w:t>
      </w:r>
      <m:oMath>
        <m:r>
          <w:rPr>
            <w:rFonts w:ascii="Cambria Math" w:hAnsi="Cambria Math" w:cs="Arial"/>
            <w:color w:val="000000" w:themeColor="text1"/>
            <w:sz w:val="18"/>
            <w:szCs w:val="18"/>
          </w:rPr>
          <m:t>τ</m:t>
        </m:r>
      </m:oMath>
      <w:r w:rsidRPr="0008117B">
        <w:rPr>
          <w:rFonts w:cs="Arial"/>
          <w:bCs/>
          <w:color w:val="000000" w:themeColor="text1"/>
          <w:sz w:val="18"/>
          <w:szCs w:val="18"/>
        </w:rPr>
        <w:t>)</w:t>
      </w:r>
      <w:r w:rsidR="00B921AD">
        <w:rPr>
          <w:rFonts w:cs="Arial"/>
          <w:bCs/>
          <w:color w:val="000000" w:themeColor="text1"/>
          <w:sz w:val="18"/>
          <w:szCs w:val="18"/>
        </w:rPr>
        <w:t xml:space="preserve"> for each joint</w:t>
      </w:r>
      <w:r w:rsidRPr="0008117B">
        <w:rPr>
          <w:rFonts w:cs="Arial"/>
          <w:bCs/>
          <w:color w:val="000000" w:themeColor="text1"/>
          <w:sz w:val="18"/>
          <w:szCs w:val="18"/>
        </w:rPr>
        <w:t xml:space="preserve"> by extracting the </w:t>
      </w:r>
      <w:r w:rsidR="00157008">
        <w:rPr>
          <w:rFonts w:cs="Arial"/>
          <w:bCs/>
          <w:color w:val="000000" w:themeColor="text1"/>
          <w:sz w:val="18"/>
          <w:szCs w:val="18"/>
        </w:rPr>
        <w:t>derivative</w:t>
      </w:r>
      <w:r w:rsidRPr="0008117B">
        <w:rPr>
          <w:rFonts w:cs="Arial"/>
          <w:bCs/>
          <w:color w:val="000000" w:themeColor="text1"/>
          <w:sz w:val="18"/>
          <w:szCs w:val="18"/>
        </w:rPr>
        <w:t xml:space="preserve"> of </w:t>
      </w:r>
      <m:oMath>
        <m:r>
          <w:rPr>
            <w:rFonts w:ascii="Cambria Math" w:hAnsi="Cambria Math" w:cs="Arial"/>
            <w:color w:val="000000" w:themeColor="text1"/>
            <w:sz w:val="18"/>
            <w:szCs w:val="18"/>
          </w:rPr>
          <m:t>S</m:t>
        </m:r>
      </m:oMath>
      <w:r w:rsidRPr="0008117B">
        <w:rPr>
          <w:rFonts w:cs="Arial"/>
          <w:bCs/>
          <w:color w:val="000000" w:themeColor="text1"/>
          <w:sz w:val="18"/>
          <w:szCs w:val="18"/>
        </w:rPr>
        <w:t xml:space="preserve"> with respect to acceleration (</w:t>
      </w:r>
      <m:oMath>
        <m:f>
          <m:fPr>
            <m:ctrlPr>
              <w:rPr>
                <w:rFonts w:ascii="Cambria Math" w:eastAsia="MingLiU_MSCS" w:hAnsi="Cambria Math"/>
                <w:i/>
                <w:color w:val="000000" w:themeColor="text1"/>
                <w:sz w:val="18"/>
                <w:szCs w:val="22"/>
              </w:rPr>
            </m:ctrlPr>
          </m:fPr>
          <m:num>
            <m:r>
              <w:rPr>
                <w:rFonts w:ascii="Cambria Math" w:eastAsia="MingLiU_MSCS" w:hAnsi="Cambria Math"/>
                <w:color w:val="000000" w:themeColor="text1"/>
                <w:sz w:val="18"/>
                <w:szCs w:val="22"/>
              </w:rPr>
              <m:t>∂S</m:t>
            </m:r>
          </m:num>
          <m:den>
            <m:r>
              <w:rPr>
                <w:rFonts w:ascii="Cambria Math" w:eastAsia="MingLiU_MSCS" w:hAnsi="Cambria Math"/>
                <w:color w:val="000000" w:themeColor="text1"/>
                <w:sz w:val="18"/>
                <w:szCs w:val="22"/>
              </w:rPr>
              <m:t>∂</m:t>
            </m:r>
            <m:acc>
              <m:accPr>
                <m:chr m:val="̈"/>
                <m:ctrlPr>
                  <w:rPr>
                    <w:rFonts w:ascii="Cambria Math" w:eastAsia="MingLiU_MSCS" w:hAnsi="Cambria Math"/>
                    <w:i/>
                    <w:color w:val="000000" w:themeColor="text1"/>
                    <w:sz w:val="18"/>
                    <w:szCs w:val="22"/>
                  </w:rPr>
                </m:ctrlPr>
              </m:accPr>
              <m:e>
                <m:r>
                  <w:rPr>
                    <w:rFonts w:ascii="Cambria Math" w:eastAsia="MingLiU_MSCS" w:hAnsi="Cambria Math"/>
                    <w:color w:val="000000" w:themeColor="text1"/>
                    <w:sz w:val="18"/>
                    <w:szCs w:val="22"/>
                  </w:rPr>
                  <m:t>q</m:t>
                </m:r>
              </m:e>
            </m:acc>
          </m:den>
        </m:f>
      </m:oMath>
      <w:r w:rsidRPr="0008117B">
        <w:rPr>
          <w:rFonts w:cs="Arial"/>
          <w:bCs/>
          <w:color w:val="000000" w:themeColor="text1"/>
          <w:sz w:val="18"/>
          <w:szCs w:val="18"/>
        </w:rPr>
        <w:t xml:space="preserve">) via the Gibbs-Appell equation. Right: Optimization-based forward dynamics solver. A cost function, </w:t>
      </w:r>
      <w:bookmarkStart w:id="16" w:name="_Hlk227602453"/>
      <m:oMath>
        <m:r>
          <w:rPr>
            <w:rFonts w:ascii="Cambria Math" w:hAnsi="Cambria Math" w:cs="Arial"/>
            <w:sz w:val="18"/>
            <w:szCs w:val="22"/>
          </w:rPr>
          <m:t>J</m:t>
        </m:r>
        <m:d>
          <m:dPr>
            <m:ctrlPr>
              <w:rPr>
                <w:rFonts w:ascii="Cambria Math" w:hAnsi="Cambria Math" w:cs="Arial"/>
                <w:i/>
                <w:sz w:val="18"/>
                <w:szCs w:val="22"/>
              </w:rPr>
            </m:ctrlPr>
          </m:d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d>
      </m:oMath>
      <w:r w:rsidRPr="0008117B">
        <w:rPr>
          <w:rFonts w:cs="Arial"/>
          <w:bCs/>
          <w:color w:val="000000" w:themeColor="text1"/>
          <w:sz w:val="18"/>
          <w:szCs w:val="18"/>
        </w:rPr>
        <w:t xml:space="preserve">, </w:t>
      </w:r>
      <w:bookmarkEnd w:id="16"/>
      <w:r w:rsidRPr="0008117B">
        <w:rPr>
          <w:rFonts w:cs="Arial"/>
          <w:bCs/>
          <w:color w:val="000000" w:themeColor="text1"/>
          <w:sz w:val="18"/>
          <w:szCs w:val="18"/>
        </w:rPr>
        <w:t xml:space="preserve">is formulated such that its unconstrained minimum analytically satisfies the Gibbs-Appell equation. To solve for acceleration, </w:t>
      </w:r>
      <w:r w:rsidR="00574C26">
        <w:rPr>
          <w:rFonts w:cs="Arial"/>
          <w:bCs/>
          <w:color w:val="000000" w:themeColor="text1"/>
          <w:sz w:val="18"/>
          <w:szCs w:val="18"/>
        </w:rPr>
        <w:t>we</w:t>
      </w:r>
      <w:r w:rsidRPr="0008117B">
        <w:rPr>
          <w:rFonts w:cs="Arial"/>
          <w:bCs/>
          <w:color w:val="000000" w:themeColor="text1"/>
          <w:sz w:val="18"/>
          <w:szCs w:val="18"/>
        </w:rPr>
        <w:t xml:space="preserve"> isolate </w:t>
      </w:r>
      <m:oMath>
        <m:sSub>
          <m:sSubPr>
            <m:ctrlPr>
              <w:rPr>
                <w:rFonts w:ascii="Cambria Math" w:hAnsi="Cambria Math" w:cs="Arial"/>
                <w:i/>
                <w:color w:val="000000" w:themeColor="text1"/>
                <w:sz w:val="18"/>
                <w:szCs w:val="18"/>
              </w:rPr>
            </m:ctrlPr>
          </m:sSub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sub>
            <m:r>
              <w:rPr>
                <w:rFonts w:ascii="Cambria Math" w:hAnsi="Cambria Math" w:cs="Arial"/>
                <w:color w:val="000000" w:themeColor="text1"/>
                <w:sz w:val="18"/>
                <w:szCs w:val="18"/>
              </w:rPr>
              <m:t>min</m:t>
            </m:r>
          </m:sub>
        </m:sSub>
      </m:oMath>
      <w:r w:rsidRPr="0008117B">
        <w:rPr>
          <w:rFonts w:cs="Arial"/>
          <w:bCs/>
          <w:color w:val="000000" w:themeColor="text1"/>
          <w:sz w:val="18"/>
          <w:szCs w:val="18"/>
        </w:rPr>
        <w:t xml:space="preserve"> that minimizes </w:t>
      </w:r>
      <w:r w:rsidR="00574C26">
        <w:rPr>
          <w:rFonts w:cs="Arial"/>
          <w:bCs/>
          <w:color w:val="000000" w:themeColor="text1"/>
          <w:sz w:val="18"/>
          <w:szCs w:val="18"/>
        </w:rPr>
        <w:t xml:space="preserve">cost </w:t>
      </w:r>
      <m:oMath>
        <m:r>
          <w:rPr>
            <w:rFonts w:ascii="Cambria Math" w:hAnsi="Cambria Math" w:cs="Arial"/>
            <w:sz w:val="18"/>
            <w:szCs w:val="22"/>
          </w:rPr>
          <m:t>J</m:t>
        </m:r>
        <m:d>
          <m:dPr>
            <m:ctrlPr>
              <w:rPr>
                <w:rFonts w:ascii="Cambria Math" w:hAnsi="Cambria Math" w:cs="Arial"/>
                <w:i/>
                <w:sz w:val="18"/>
                <w:szCs w:val="22"/>
              </w:rPr>
            </m:ctrlPr>
          </m:d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d>
      </m:oMath>
      <w:r w:rsidRPr="0008117B">
        <w:rPr>
          <w:rFonts w:cs="Arial"/>
          <w:bCs/>
          <w:color w:val="000000" w:themeColor="text1"/>
          <w:sz w:val="18"/>
          <w:szCs w:val="18"/>
        </w:rPr>
        <w:t>—using the learned energy landscape from the inverse step alongside a temporal regularization term—before integrating the resultant acceleration to advance the state variables forward in time (</w:t>
      </w:r>
      <m:oMath>
        <m:sSub>
          <m:sSubPr>
            <m:ctrlPr>
              <w:rPr>
                <w:rFonts w:ascii="Cambria Math" w:hAnsi="Cambria Math" w:cs="Arial"/>
                <w:bCs/>
                <w:i/>
                <w:color w:val="000000" w:themeColor="text1"/>
                <w:sz w:val="18"/>
                <w:szCs w:val="18"/>
              </w:rPr>
            </m:ctrlPr>
          </m:sSubPr>
          <m:e>
            <m:r>
              <w:rPr>
                <w:rFonts w:ascii="Cambria Math" w:hAnsi="Cambria Math" w:cs="Arial"/>
                <w:color w:val="000000" w:themeColor="text1"/>
                <w:sz w:val="18"/>
                <w:szCs w:val="18"/>
              </w:rPr>
              <m:t>q</m:t>
            </m:r>
          </m:e>
          <m:sub>
            <m:r>
              <w:rPr>
                <w:rFonts w:ascii="Cambria Math" w:hAnsi="Cambria Math" w:cs="Arial"/>
                <w:color w:val="000000" w:themeColor="text1"/>
                <w:sz w:val="18"/>
                <w:szCs w:val="18"/>
              </w:rPr>
              <m:t>t+∆t</m:t>
            </m:r>
          </m:sub>
        </m:sSub>
        <m:r>
          <w:rPr>
            <w:rFonts w:ascii="Cambria Math" w:hAnsi="Cambria Math" w:cs="Arial"/>
            <w:color w:val="000000" w:themeColor="text1"/>
            <w:sz w:val="18"/>
            <w:szCs w:val="18"/>
          </w:rPr>
          <m:t xml:space="preserve">, </m:t>
        </m:r>
        <m:sSub>
          <m:sSubPr>
            <m:ctrlPr>
              <w:rPr>
                <w:rFonts w:ascii="Cambria Math" w:hAnsi="Cambria Math" w:cs="Arial"/>
                <w:bCs/>
                <w:i/>
                <w:color w:val="000000" w:themeColor="text1"/>
                <w:sz w:val="18"/>
                <w:szCs w:val="18"/>
              </w:rPr>
            </m:ctrlPr>
          </m:sSubPr>
          <m:e>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e>
          <m:sub>
            <m:r>
              <w:rPr>
                <w:rFonts w:ascii="Cambria Math" w:hAnsi="Cambria Math" w:cs="Arial"/>
                <w:color w:val="000000" w:themeColor="text1"/>
                <w:sz w:val="18"/>
                <w:szCs w:val="18"/>
              </w:rPr>
              <m:t>t+∆t</m:t>
            </m:r>
          </m:sub>
        </m:sSub>
        <m:r>
          <w:rPr>
            <w:rFonts w:ascii="Cambria Math" w:hAnsi="Cambria Math" w:cs="Arial"/>
            <w:color w:val="000000" w:themeColor="text1"/>
            <w:sz w:val="18"/>
            <w:szCs w:val="18"/>
          </w:rPr>
          <m:t>)</m:t>
        </m:r>
      </m:oMath>
      <w:r w:rsidRPr="0008117B">
        <w:rPr>
          <w:rFonts w:cs="Arial"/>
          <w:bCs/>
          <w:color w:val="000000" w:themeColor="text1"/>
          <w:sz w:val="18"/>
          <w:szCs w:val="18"/>
        </w:rPr>
        <w:t>.</w:t>
      </w:r>
    </w:p>
    <w:p w14:paraId="7B5229C7" w14:textId="77777777" w:rsidR="0037135B" w:rsidRPr="008A6194" w:rsidRDefault="0037135B" w:rsidP="004D2FF5">
      <w:pPr>
        <w:pStyle w:val="Heading2"/>
        <w:spacing w:before="100" w:beforeAutospacing="1" w:after="100" w:afterAutospacing="1"/>
      </w:pPr>
      <w:r w:rsidRPr="008A6194">
        <w:t>Materials and Methods</w:t>
      </w:r>
    </w:p>
    <w:p w14:paraId="1A19A8D0" w14:textId="77777777" w:rsidR="0037135B" w:rsidRPr="005A2E44" w:rsidRDefault="0037135B" w:rsidP="004D2FF5">
      <w:pPr>
        <w:pStyle w:val="Heading3"/>
        <w:spacing w:before="100" w:beforeAutospacing="1" w:after="100" w:afterAutospacing="1"/>
        <w:rPr>
          <w:rFonts w:cs="Arial"/>
          <w:szCs w:val="20"/>
        </w:rPr>
      </w:pPr>
      <w:r w:rsidRPr="00A9750D">
        <w:rPr>
          <w:rFonts w:cs="Arial"/>
          <w:szCs w:val="20"/>
        </w:rPr>
        <w:t>Analytical formulation of system dynamics</w:t>
      </w:r>
    </w:p>
    <w:p w14:paraId="656DEE3B" w14:textId="4AD6C668" w:rsidR="0037135B" w:rsidRDefault="0037135B" w:rsidP="004D2FF5">
      <w:pPr>
        <w:spacing w:before="100" w:beforeAutospacing="1" w:after="100" w:afterAutospacing="1"/>
        <w:rPr>
          <w:rFonts w:eastAsia="MingLiU_MSCS" w:cs="Arial"/>
        </w:rPr>
      </w:pPr>
      <w:r w:rsidRPr="007F4BC3">
        <w:rPr>
          <w:rFonts w:eastAsia="MingLiU_MSCS" w:cs="Arial"/>
        </w:rPr>
        <w:t>Analytical dynamics of the system were formulated using Gauss</w:t>
      </w:r>
      <w:r w:rsidR="004629FB">
        <w:rPr>
          <w:rFonts w:eastAsia="MingLiU_MSCS" w:cs="Arial"/>
        </w:rPr>
        <w:t>’</w:t>
      </w:r>
      <w:r w:rsidRPr="007F4BC3">
        <w:rPr>
          <w:rFonts w:eastAsia="MingLiU_MSCS" w:cs="Arial"/>
        </w:rPr>
        <w:t>s principle of least constraint</w:t>
      </w:r>
      <w:r>
        <w:rPr>
          <w:rFonts w:eastAsia="MingLiU_MSCS" w:cs="Arial"/>
        </w:rPr>
        <w:fldChar w:fldCharType="begin"/>
      </w:r>
      <w:r w:rsidR="00303840">
        <w:rPr>
          <w:rFonts w:eastAsia="MingLiU_MSCS" w:cs="Arial"/>
        </w:rPr>
        <w:instrText xml:space="preserve"> ADDIN ZOTERO_ITEM CSL_CITATION {"citationID":"P9uYTZtW","properties":{"formattedCitation":"\\super 48\\nosupersub{}","plainCitation":"48","noteIndex":0},"citationItems":[{"id":75,"uris":["http://zotero.org/users/19127629/items/3E68DBBF"],"itemData":{"id":75,"type":"article-journal","abstract":"Article Über ein neues allgemeines Grundgesetz der Mechanik. was published on January 1, 1829 in the journal Journal für die reine und angewandte Mathematik (volume 1829, issue 4).","DOI":"10.1515/crll.1829.4.232","ISSN":"1435-5345","issue":"4","language":"de","license":"De Gruyter expressly reserves the right to use all content for commercial text and data mining within the meaning of Section 44b of the German Copyright Act.","page":"232-235","publisher":"De Gruyter","section":"Journal für die reine und angewandte Mathematik","source":"www.degruyterbrill.com","title":"Über ein neues allgemeines Grundgesetz der Mechanik","volume":"1829","author":[{"family":"Gauss","given":"Carl Friedrich"}],"issued":{"date-parts":[["1829",1,1]]}}}],"schema":"https://github.com/citation-style-language/schema/raw/master/csl-citation.json"} </w:instrText>
      </w:r>
      <w:r>
        <w:rPr>
          <w:rFonts w:eastAsia="MingLiU_MSCS" w:cs="Arial"/>
        </w:rPr>
        <w:fldChar w:fldCharType="separate"/>
      </w:r>
      <w:r w:rsidR="00303840" w:rsidRPr="00303840">
        <w:rPr>
          <w:rFonts w:eastAsiaTheme="minorHAnsi" w:cs="Arial"/>
          <w:vertAlign w:val="superscript"/>
          <w14:ligatures w14:val="standardContextual"/>
        </w:rPr>
        <w:t>48</w:t>
      </w:r>
      <w:r>
        <w:rPr>
          <w:rFonts w:eastAsia="MingLiU_MSCS" w:cs="Arial"/>
        </w:rPr>
        <w:fldChar w:fldCharType="end"/>
      </w:r>
      <w:r>
        <w:rPr>
          <w:rFonts w:eastAsia="MingLiU_MSCS" w:cs="Arial"/>
        </w:rPr>
        <w:t xml:space="preserve">. </w:t>
      </w:r>
      <w:r w:rsidRPr="007F4BC3">
        <w:rPr>
          <w:rFonts w:eastAsia="MingLiU_MSCS" w:cs="Arial"/>
        </w:rPr>
        <w:t xml:space="preserve">According to this principle, a constrained mechanical system evolves so that its actual accelerations deviate as little as possible from the unconstrained accelerations produced by applied active forces. Mathematically, this is achieved by minimizing the mass-weighted constraint function </w:t>
      </w:r>
      <m:oMath>
        <m:r>
          <w:rPr>
            <w:rFonts w:ascii="Cambria Math" w:eastAsia="MingLiU_MSCS" w:hAnsi="Cambria Math" w:cs="Arial"/>
          </w:rPr>
          <m:t>Z</m:t>
        </m:r>
      </m:oMath>
      <w:r w:rsidRPr="007F4BC3">
        <w:rPr>
          <w:rFonts w:eastAsia="MingLiU_MSCS" w:cs="Arial"/>
        </w:rPr>
        <w:t xml:space="preserve"> over the space of admissible accelerations:</w:t>
      </w:r>
    </w:p>
    <w:p w14:paraId="45592FE4" w14:textId="77777777" w:rsidR="0037135B" w:rsidRPr="00835937" w:rsidRDefault="0037135B" w:rsidP="004D2FF5">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d>
                    <m:dPr>
                      <m:ctrlPr>
                        <w:rPr>
                          <w:rFonts w:ascii="Cambria Math" w:eastAsia="MingLiU_MSCS" w:hAnsi="Cambria Math" w:cs="Arial"/>
                          <w:i/>
                        </w:rPr>
                      </m:ctrlPr>
                    </m:d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d>
                </m:e>
                <m:sup>
                  <m:r>
                    <w:rPr>
                      <w:rFonts w:ascii="Cambria Math" w:eastAsia="MingLiU_MSCS" w:hAnsi="Cambria Math" w:cs="Arial"/>
                    </w:rPr>
                    <m:t>2</m:t>
                  </m:r>
                </m:sup>
              </m:sSup>
            </m:e>
          </m:nary>
        </m:oMath>
      </m:oMathPara>
    </w:p>
    <w:p w14:paraId="098F0B3C" w14:textId="77777777" w:rsidR="0037135B" w:rsidRDefault="0037135B" w:rsidP="004D2FF5">
      <w:pPr>
        <w:spacing w:before="100" w:beforeAutospacing="1" w:after="100" w:afterAutospacing="1"/>
        <w:rPr>
          <w:rFonts w:eastAsia="MingLiU_MSCS" w:cs="Arial"/>
        </w:rPr>
      </w:pPr>
      <w:r>
        <w:rPr>
          <w:rFonts w:eastAsia="MingLiU_MSCS" w:cs="Arial"/>
        </w:rPr>
        <w:t>w</w:t>
      </w:r>
      <w:r w:rsidRPr="007F4BC3">
        <w:rPr>
          <w:rFonts w:eastAsia="MingLiU_MSCS" w:cs="Arial"/>
        </w:rPr>
        <w:t>here</w:t>
      </w:r>
      <w:r>
        <w:rPr>
          <w:rFonts w:eastAsia="MingLiU_MSCS" w:cs="Arial"/>
        </w:rPr>
        <w:t xml:space="preserve"> </w:t>
      </w:r>
      <m:oMath>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oMath>
      <w:r w:rsidRPr="007F4BC3">
        <w:rPr>
          <w:rFonts w:eastAsia="MingLiU_MSCS" w:cs="Arial"/>
        </w:rPr>
        <w:t xml:space="preserve"> represents the mass of the </w:t>
      </w:r>
      <m:oMath>
        <m:r>
          <w:rPr>
            <w:rFonts w:ascii="Cambria Math" w:eastAsia="MingLiU_MSCS" w:hAnsi="Cambria Math" w:cs="Arial"/>
          </w:rPr>
          <m:t>i</m:t>
        </m:r>
      </m:oMath>
      <w:r w:rsidRPr="007F4BC3">
        <w:rPr>
          <w:rFonts w:eastAsia="MingLiU_MSCS" w:cs="Arial"/>
        </w:rPr>
        <w:t xml:space="preserve">-th </w:t>
      </w:r>
      <w:r>
        <w:rPr>
          <w:rFonts w:eastAsia="MingLiU_MSCS" w:cs="Arial"/>
        </w:rPr>
        <w:t>object</w:t>
      </w:r>
      <w:r w:rsidRPr="007F4BC3">
        <w:rPr>
          <w:rFonts w:eastAsia="MingLiU_MSCS" w:cs="Arial"/>
        </w:rPr>
        <w:t>,</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oMath>
      <w:r>
        <w:rPr>
          <w:rFonts w:eastAsia="MingLiU_MSCS" w:cs="Arial"/>
        </w:rPr>
        <w:t xml:space="preserve"> </w:t>
      </w:r>
      <w:r w:rsidRPr="007F4BC3">
        <w:rPr>
          <w:rFonts w:eastAsia="MingLiU_MSCS" w:cs="Arial"/>
        </w:rPr>
        <w:t xml:space="preserve">its actual acceleration, and </w:t>
      </w:r>
      <m:oMath>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oMath>
      <w:r w:rsidRPr="007F4BC3">
        <w:rPr>
          <w:rFonts w:eastAsia="MingLiU_MSCS" w:cs="Arial"/>
        </w:rPr>
        <w:t xml:space="preserve"> the applied active force. Expanding </w:t>
      </w:r>
      <m:oMath>
        <m:r>
          <w:rPr>
            <w:rFonts w:ascii="Cambria Math" w:eastAsia="MingLiU_MSCS" w:hAnsi="Cambria Math" w:cs="Arial"/>
          </w:rPr>
          <m:t>Z</m:t>
        </m:r>
      </m:oMath>
      <w:r w:rsidRPr="007F4BC3">
        <w:rPr>
          <w:rFonts w:eastAsia="MingLiU_MSCS" w:cs="Arial"/>
        </w:rPr>
        <w:t xml:space="preserve"> separates the function into three components:</w:t>
      </w:r>
    </w:p>
    <w:p w14:paraId="4FAEA243" w14:textId="77777777" w:rsidR="0037135B" w:rsidRPr="00835937" w:rsidRDefault="0037135B" w:rsidP="004D2FF5">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e>
                <m:sup>
                  <m:r>
                    <w:rPr>
                      <w:rFonts w:ascii="Cambria Math" w:eastAsia="MingLiU_MSCS" w:hAnsi="Cambria Math" w:cs="Arial"/>
                    </w:rPr>
                    <m:t>2</m:t>
                  </m:r>
                </m:sup>
              </m:sSup>
            </m:e>
          </m:nary>
          <m:r>
            <w:rPr>
              <w:rFonts w:ascii="Cambria Math" w:eastAsia="MingLiU_MSCS" w:hAnsi="Cambria Math" w:cs="Arial"/>
            </w:rPr>
            <m:t>-</m:t>
          </m:r>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nary>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f>
                <m:fPr>
                  <m:ctrlPr>
                    <w:rPr>
                      <w:rFonts w:ascii="Cambria Math" w:eastAsia="MingLiU_MSCS" w:hAnsi="Cambria Math" w:cs="Arial"/>
                      <w:i/>
                    </w:rPr>
                  </m:ctrlPr>
                </m:fPr>
                <m:num>
                  <m:sSup>
                    <m:sSupPr>
                      <m:ctrlPr>
                        <w:rPr>
                          <w:rFonts w:ascii="Cambria Math" w:eastAsia="MingLiU_MSCS" w:hAnsi="Cambria Math" w:cs="Arial"/>
                          <w:i/>
                        </w:rPr>
                      </m:ctrlPr>
                    </m:sSupPr>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sup>
                      <m:r>
                        <w:rPr>
                          <w:rFonts w:ascii="Cambria Math" w:eastAsia="MingLiU_MSCS" w:hAnsi="Cambria Math" w:cs="Arial"/>
                        </w:rPr>
                        <m:t>2</m:t>
                      </m:r>
                    </m:sup>
                  </m:sSup>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nary>
        </m:oMath>
      </m:oMathPara>
    </w:p>
    <w:p w14:paraId="7993B748" w14:textId="68C3EDCA" w:rsidR="0037135B" w:rsidRDefault="0037135B" w:rsidP="004D2FF5">
      <w:pPr>
        <w:spacing w:before="100" w:beforeAutospacing="1" w:after="100" w:afterAutospacing="1"/>
        <w:rPr>
          <w:rFonts w:eastAsia="MingLiU_MSCS" w:cs="Arial"/>
        </w:rPr>
      </w:pPr>
      <w:r w:rsidRPr="00E31992">
        <w:rPr>
          <w:rFonts w:eastAsia="MingLiU_MSCS" w:cs="Arial"/>
        </w:rPr>
        <w:lastRenderedPageBreak/>
        <w:t xml:space="preserve">The first term, which is quadratic in acceleration, constitutes the Appell acceleration energy </w:t>
      </w:r>
      <m:oMath>
        <m:r>
          <w:rPr>
            <w:rFonts w:ascii="Cambria Math" w:eastAsia="MingLiU_MSCS" w:hAnsi="Cambria Math" w:cs="Arial"/>
          </w:rPr>
          <m:t>S</m:t>
        </m:r>
      </m:oMath>
      <w:r w:rsidRPr="00A9750D">
        <w:rPr>
          <w:rFonts w:eastAsia="MingLiU_MSCS"/>
        </w:rPr>
        <w:fldChar w:fldCharType="begin"/>
      </w:r>
      <w:r w:rsidR="00624ED4">
        <w:rPr>
          <w:rFonts w:eastAsia="MingLiU_MSCS"/>
        </w:rPr>
        <w:instrText xml:space="preserve"> ADDIN ZOTERO_ITEM CSL_CITATION {"citationID":"KFX82Dwh","properties":{"formattedCitation":"\\super 49,50\\nosupersub{}","plainCitation":"49,50","noteIndex":0},"citationItems":[{"id":79,"uris":["http://zotero.org/users/19127629/items/QN2FJMDL"],"itemData":{"id":79,"type":"book","call-number":"QA3 M519 no.1","collection-title":"Mémorial des sciences mathématiques ; fasc. I","language":"fre","publisher":"Gauthier-Villars et cie","publisher-place":"Paris","source":"quicksearch.lib.iastate.edu","title":"Sur une forme générale des équations de la dynamique","author":[{"family":"Appell","given":"Paul"}],"issued":{"date-parts":[["1925"]]}}},{"id":77,"uris":["http://zotero.org/users/19127629/items/G3HKRG6C"],"itemData":{"id":77,"type":"book","abstract":"xxi, 641 p. diagrs. ; 29 cm; Bibliography: p. 635-637","language":"eng","number-of-pages":"674","publisher":"London, Heinemann","source":"Internet Archive","title":"A treatise on analytical dynamics","URL":"http://archive.org/details/treatiseonanalyt0000pars","author":[{"family":"Pars","given":"L. A."}],"contributor":[{"literal":"Internet Archive"}],"accessed":{"date-parts":[["2026",3,5]]},"issued":{"date-parts":[["1965"]]}}}],"schema":"https://github.com/citation-style-language/schema/raw/master/csl-citation.json"} </w:instrText>
      </w:r>
      <w:r w:rsidRPr="00A9750D">
        <w:rPr>
          <w:rFonts w:eastAsia="MingLiU_MSCS"/>
        </w:rPr>
        <w:fldChar w:fldCharType="separate"/>
      </w:r>
      <w:r w:rsidR="00624ED4" w:rsidRPr="00624ED4">
        <w:rPr>
          <w:rFonts w:eastAsiaTheme="minorHAnsi" w:cs="Arial"/>
          <w:vertAlign w:val="superscript"/>
          <w14:ligatures w14:val="standardContextual"/>
        </w:rPr>
        <w:t>49,50</w:t>
      </w:r>
      <w:r w:rsidRPr="00A9750D">
        <w:rPr>
          <w:rFonts w:eastAsia="MingLiU_MSCS"/>
        </w:rPr>
        <w:fldChar w:fldCharType="end"/>
      </w:r>
      <w:r w:rsidRPr="00E31992">
        <w:rPr>
          <w:rFonts w:eastAsia="MingLiU_MSCS" w:cs="Arial"/>
        </w:rPr>
        <w:t>. The second term is linear in acceleration, representing the work-like contribution of active forces.</w:t>
      </w:r>
      <w:r w:rsidR="00B06EF8">
        <w:rPr>
          <w:rFonts w:eastAsia="MingLiU_MSCS" w:cs="Arial"/>
        </w:rPr>
        <w:t xml:space="preserve"> T</w:t>
      </w:r>
      <w:r w:rsidRPr="00E31992">
        <w:rPr>
          <w:rFonts w:eastAsia="MingLiU_MSCS" w:cs="Arial"/>
        </w:rPr>
        <w:t xml:space="preserve">he third term </w:t>
      </w:r>
      <w:r w:rsidR="00EE623D" w:rsidRPr="00EE623D">
        <w:rPr>
          <w:rFonts w:eastAsia="MingLiU_MSCS" w:cs="Arial"/>
        </w:rPr>
        <w:t>is independent of acceleration and is determined exclusively by</w:t>
      </w:r>
      <w:r w:rsidR="00EE623D">
        <w:rPr>
          <w:rFonts w:eastAsia="MingLiU_MSCS" w:cs="Arial"/>
        </w:rPr>
        <w:t xml:space="preserve"> the </w:t>
      </w:r>
      <w:r w:rsidRPr="00E31992">
        <w:rPr>
          <w:rFonts w:eastAsia="MingLiU_MSCS" w:cs="Arial"/>
        </w:rPr>
        <w:t>system</w:t>
      </w:r>
      <w:r w:rsidR="004629FB">
        <w:rPr>
          <w:rFonts w:eastAsia="MingLiU_MSCS" w:cs="Arial"/>
        </w:rPr>
        <w:t>’</w:t>
      </w:r>
      <w:r w:rsidRPr="00E31992">
        <w:rPr>
          <w:rFonts w:eastAsia="MingLiU_MSCS" w:cs="Arial"/>
        </w:rPr>
        <w:t xml:space="preserve">s masses and the applied </w:t>
      </w:r>
      <w:commentRangeStart w:id="17"/>
      <w:commentRangeStart w:id="18"/>
      <w:r w:rsidRPr="00E31992">
        <w:rPr>
          <w:rFonts w:eastAsia="MingLiU_MSCS" w:cs="Arial"/>
        </w:rPr>
        <w:t xml:space="preserve">active </w:t>
      </w:r>
      <w:commentRangeEnd w:id="17"/>
      <w:r w:rsidR="008F713B" w:rsidRPr="00E31992">
        <w:rPr>
          <w:rStyle w:val="CommentReference"/>
          <w:rFonts w:eastAsia="MingLiU_MSCS" w:cs="Arial"/>
          <w:sz w:val="20"/>
          <w:szCs w:val="24"/>
        </w:rPr>
        <w:commentReference w:id="17"/>
      </w:r>
      <w:commentRangeEnd w:id="18"/>
      <w:r w:rsidR="00756B72" w:rsidRPr="00E31992">
        <w:rPr>
          <w:rStyle w:val="CommentReference"/>
          <w:rFonts w:eastAsia="MingLiU_MSCS" w:cs="Arial"/>
          <w:sz w:val="20"/>
          <w:szCs w:val="24"/>
        </w:rPr>
        <w:commentReference w:id="18"/>
      </w:r>
      <w:r w:rsidRPr="00E31992">
        <w:rPr>
          <w:rFonts w:eastAsia="MingLiU_MSCS" w:cs="Arial"/>
        </w:rPr>
        <w:t>forces (e.g., gravity). Because these applied forces are determined by the system</w:t>
      </w:r>
      <w:r w:rsidR="004629FB">
        <w:rPr>
          <w:rFonts w:eastAsia="MingLiU_MSCS" w:cs="Arial"/>
        </w:rPr>
        <w:t>’</w:t>
      </w:r>
      <w:r w:rsidRPr="00E31992">
        <w:rPr>
          <w:rFonts w:eastAsia="MingLiU_MSCS" w:cs="Arial"/>
        </w:rPr>
        <w:t>s current position and velocity rather than its instantaneous acceleration, this third term acts as a mathematical constant during the minimization process.</w:t>
      </w:r>
    </w:p>
    <w:p w14:paraId="32EB4848" w14:textId="2B06501A" w:rsidR="0037135B" w:rsidRDefault="0037135B" w:rsidP="004D2FF5">
      <w:pPr>
        <w:spacing w:before="100" w:beforeAutospacing="1" w:after="100" w:afterAutospacing="1"/>
        <w:rPr>
          <w:rFonts w:eastAsia="MingLiU_MSCS" w:cs="Arial"/>
        </w:rPr>
      </w:pPr>
      <w:r w:rsidRPr="007F4BC3">
        <w:rPr>
          <w:rFonts w:eastAsia="MingLiU_MSCS" w:cs="Arial"/>
        </w:rPr>
        <w:t xml:space="preserve">To find the minimum of the constraint function over the space of admissible accelerations, </w:t>
      </w:r>
      <m:oMath>
        <m:r>
          <w:rPr>
            <w:rFonts w:ascii="Cambria Math" w:eastAsia="MingLiU_MSCS" w:hAnsi="Cambria Math" w:cs="Arial"/>
          </w:rPr>
          <m:t>Z</m:t>
        </m:r>
      </m:oMath>
      <w:r w:rsidRPr="007F4BC3">
        <w:rPr>
          <w:rFonts w:eastAsia="MingLiU_MSCS" w:cs="Arial"/>
        </w:rPr>
        <w:t xml:space="preserve"> must be minimized with respect to the system</w:t>
      </w:r>
      <w:r w:rsidR="004629FB">
        <w:rPr>
          <w:rFonts w:eastAsia="MingLiU_MSCS" w:cs="Arial"/>
        </w:rPr>
        <w:t>’</w:t>
      </w:r>
      <w:r w:rsidRPr="007F4BC3">
        <w:rPr>
          <w:rFonts w:eastAsia="MingLiU_MSCS" w:cs="Arial"/>
        </w:rPr>
        <w:t>s independent generalized accelerations</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where </w:t>
      </w:r>
      <m:oMath>
        <m:r>
          <w:rPr>
            <w:rFonts w:ascii="Cambria Math" w:eastAsia="MingLiU_MSCS" w:hAnsi="Cambria Math" w:cs="Arial"/>
          </w:rPr>
          <m:t>j</m:t>
        </m:r>
      </m:oMath>
      <w:r>
        <w:rPr>
          <w:rFonts w:eastAsia="MingLiU_MSCS" w:cs="Arial"/>
        </w:rPr>
        <w:t xml:space="preserve"> is the</w:t>
      </w:r>
      <w:r w:rsidRPr="007F4BC3">
        <w:t xml:space="preserve"> </w:t>
      </w:r>
      <w:r w:rsidRPr="007F4BC3">
        <w:rPr>
          <w:rFonts w:eastAsia="MingLiU_MSCS" w:cs="Arial"/>
        </w:rPr>
        <w:t xml:space="preserve">counter </w:t>
      </w:r>
      <w:r>
        <w:rPr>
          <w:rFonts w:eastAsia="MingLiU_MSCS" w:cs="Arial"/>
        </w:rPr>
        <w:t>of</w:t>
      </w:r>
      <w:r w:rsidRPr="007F4BC3">
        <w:rPr>
          <w:rFonts w:eastAsia="MingLiU_MSCS" w:cs="Arial"/>
        </w:rPr>
        <w:t xml:space="preserve"> the degrees of freedom. This requires setting the partial derivative of </w:t>
      </w:r>
      <m:oMath>
        <m:r>
          <w:rPr>
            <w:rFonts w:ascii="Cambria Math" w:eastAsia="MingLiU_MSCS" w:hAnsi="Cambria Math" w:cs="Arial"/>
          </w:rPr>
          <m:t>Z</m:t>
        </m:r>
      </m:oMath>
      <w:r w:rsidRPr="007F4BC3">
        <w:rPr>
          <w:rFonts w:eastAsia="MingLiU_MSCS" w:cs="Arial"/>
        </w:rPr>
        <w:t xml:space="preserve"> with respect to each</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t>
      </w:r>
      <w:r w:rsidRPr="007F4BC3">
        <w:rPr>
          <w:rFonts w:eastAsia="MingLiU_MSCS" w:cs="Arial"/>
        </w:rPr>
        <w:t>to zero:</w:t>
      </w:r>
    </w:p>
    <w:p w14:paraId="0740C70E"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cs="Arial"/>
                  <w:i/>
                </w:rPr>
              </m:ctrlPr>
            </m:fPr>
            <m:num>
              <m:r>
                <w:rPr>
                  <w:rFonts w:ascii="Cambria Math" w:eastAsia="MingLiU_MSCS" w:hAnsi="Cambria Math" w:cs="Arial"/>
                </w:rPr>
                <m:t>∂Z</m:t>
              </m:r>
            </m:num>
            <m:den>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den>
          </m:f>
          <m:r>
            <w:rPr>
              <w:rFonts w:ascii="Cambria Math" w:eastAsia="MingLiU_MSCS" w:hAnsi="Cambria Math" w:cs="Arial"/>
            </w:rPr>
            <m:t>=0</m:t>
          </m:r>
        </m:oMath>
      </m:oMathPara>
    </w:p>
    <w:p w14:paraId="5B210FD8" w14:textId="77777777" w:rsidR="0037135B" w:rsidRDefault="0037135B" w:rsidP="004D2FF5">
      <w:pPr>
        <w:spacing w:before="100" w:beforeAutospacing="1" w:after="100" w:afterAutospacing="1"/>
        <w:rPr>
          <w:rFonts w:eastAsia="MingLiU_MSCS" w:cs="Arial"/>
        </w:rPr>
      </w:pPr>
      <w:r w:rsidRPr="006473C1">
        <w:rPr>
          <w:rFonts w:eastAsia="MingLiU_MSCS" w:cs="Arial"/>
        </w:rPr>
        <w:t xml:space="preserve">Because the third term in the expansion of </w:t>
      </w:r>
      <m:oMath>
        <m:r>
          <w:rPr>
            <w:rFonts w:ascii="Cambria Math" w:eastAsia="MingLiU_MSCS" w:hAnsi="Cambria Math" w:cs="Arial"/>
          </w:rPr>
          <m:t>Z</m:t>
        </m:r>
      </m:oMath>
      <w:r w:rsidRPr="006473C1">
        <w:rPr>
          <w:rFonts w:eastAsia="MingLiU_MSCS" w:cs="Arial"/>
        </w:rPr>
        <w:t xml:space="preserve"> is a constant with respect t</w:t>
      </w:r>
      <w:r>
        <w:rPr>
          <w:rFonts w:eastAsia="MingLiU_MSCS" w:cs="Arial"/>
        </w:rPr>
        <w:t>o</w:t>
      </w:r>
      <w:r w:rsidRPr="006473C1">
        <w:rPr>
          <w:rFonts w:eastAsia="MingLiU_MSCS" w:cs="Arial"/>
        </w:rPr>
        <w:t xml:space="preserve"> </w:t>
      </w:r>
      <m:oMath>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w:t>
      </w:r>
      <w:r w:rsidRPr="006473C1">
        <w:rPr>
          <w:rFonts w:eastAsia="MingLiU_MSCS" w:cs="Arial"/>
        </w:rPr>
        <w:t xml:space="preserve"> its derivative vanishes. Therefore, minimizing </w:t>
      </w:r>
      <m:oMath>
        <m:r>
          <w:rPr>
            <w:rFonts w:ascii="Cambria Math" w:eastAsia="MingLiU_MSCS" w:hAnsi="Cambria Math" w:cs="Arial"/>
          </w:rPr>
          <m:t>Z</m:t>
        </m:r>
      </m:oMath>
      <w:r w:rsidRPr="006473C1">
        <w:rPr>
          <w:rFonts w:eastAsia="MingLiU_MSCS" w:cs="Arial"/>
        </w:rPr>
        <w:t xml:space="preserve"> is equivalent to minimizing </w:t>
      </w:r>
      <m:oMath>
        <m:r>
          <w:rPr>
            <w:rFonts w:ascii="Cambria Math" w:eastAsia="MingLiU_MSCS" w:hAnsi="Cambria Math" w:cs="Arial"/>
          </w:rPr>
          <m:t>S</m:t>
        </m:r>
      </m:oMath>
      <w:r w:rsidRPr="006473C1">
        <w:rPr>
          <w:rFonts w:eastAsia="MingLiU_MSCS" w:cs="Arial"/>
        </w:rPr>
        <w:t>, and the condition becomes:</w:t>
      </w:r>
    </w:p>
    <w:p w14:paraId="1E69AE4F"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=0</m:t>
          </m:r>
        </m:oMath>
      </m:oMathPara>
    </w:p>
    <w:p w14:paraId="5750C232" w14:textId="773AC7DF" w:rsidR="0037135B" w:rsidRDefault="0037135B" w:rsidP="004D2FF5">
      <w:pPr>
        <w:spacing w:before="100" w:beforeAutospacing="1" w:after="100" w:afterAutospacing="1"/>
        <w:rPr>
          <w:rFonts w:eastAsia="MingLiU_MSCS" w:cs="Arial"/>
        </w:rPr>
      </w:pPr>
      <w:r w:rsidRPr="003269F4">
        <w:rPr>
          <w:rFonts w:eastAsia="MingLiU_MSCS" w:cs="Arial"/>
        </w:rPr>
        <w:t>To evaluate the remaining sum, we apply the fundamental kinematic identity that relates Cartesian accelerations to generalized coordinates</w:t>
      </w:r>
      <w:r>
        <w:rPr>
          <w:rFonts w:eastAsia="MingLiU_MSCS" w:cs="Arial"/>
        </w:rPr>
        <w:t xml:space="preserve"> (a.k.a. </w:t>
      </w:r>
      <w:r w:rsidR="004629FB">
        <w:rPr>
          <w:rFonts w:eastAsia="MingLiU_MSCS" w:cs="Arial"/>
        </w:rPr>
        <w:t>‘</w:t>
      </w:r>
      <w:r w:rsidRPr="003269F4">
        <w:rPr>
          <w:rFonts w:eastAsia="MingLiU_MSCS" w:cs="Arial"/>
        </w:rPr>
        <w:t>cancellation of dots</w:t>
      </w:r>
      <w:r w:rsidR="004629FB">
        <w:rPr>
          <w:rFonts w:eastAsia="MingLiU_MSCS" w:cs="Arial"/>
        </w:rPr>
        <w:t>’</w:t>
      </w:r>
      <w:r>
        <w:rPr>
          <w:rFonts w:eastAsia="MingLiU_MSCS" w:cs="Arial"/>
        </w:rPr>
        <w:t>)</w:t>
      </w:r>
      <w:r w:rsidRPr="003269F4">
        <w:rPr>
          <w:rFonts w:eastAsia="MingLiU_MSCS" w:cs="Arial"/>
        </w:rPr>
        <w:t xml:space="preserve">: </w:t>
      </w:r>
      <m:oMath>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w:r>
        <w:rPr>
          <w:rFonts w:eastAsia="MingLiU_MSCS" w:cs="Arial"/>
        </w:rPr>
        <w:t xml:space="preserve">. </w:t>
      </w:r>
      <w:r w:rsidRPr="003269F4">
        <w:rPr>
          <w:rFonts w:eastAsia="MingLiU_MSCS" w:cs="Arial"/>
        </w:rPr>
        <w:t>Substituting this identity into the minimization condition gives:</w:t>
      </w:r>
    </w:p>
    <w:p w14:paraId="5036EC87"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m:oMathPara>
    </w:p>
    <w:p w14:paraId="661CD440" w14:textId="096684B9" w:rsidR="0037135B" w:rsidRDefault="0037135B" w:rsidP="004D2FF5">
      <w:pPr>
        <w:spacing w:before="100" w:beforeAutospacing="1" w:after="100" w:afterAutospacing="1"/>
        <w:rPr>
          <w:rFonts w:eastAsia="MingLiU_MSCS"/>
        </w:rPr>
      </w:pPr>
      <w:r w:rsidRPr="003269F4">
        <w:rPr>
          <w:rFonts w:eastAsia="MingLiU_MSCS" w:cs="Arial"/>
        </w:rPr>
        <w:t xml:space="preserve">By definition, the right side of this expression constitutes the generalized active force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w:r w:rsidRPr="003269F4">
        <w:rPr>
          <w:rFonts w:eastAsia="MingLiU_MSCS" w:cs="Arial"/>
        </w:rPr>
        <w:t>. Substituting this yields the final Gibbs-Appell equations of motion</w:t>
      </w:r>
      <w:r w:rsidRPr="00A9750D">
        <w:rPr>
          <w:rFonts w:eastAsia="MingLiU_MSCS"/>
        </w:rPr>
        <w:fldChar w:fldCharType="begin"/>
      </w:r>
      <w:r w:rsidR="00303840">
        <w:rPr>
          <w:rFonts w:eastAsia="MingLiU_MSCS"/>
        </w:rPr>
        <w:instrText xml:space="preserve"> ADDIN ZOTERO_ITEM CSL_CITATION {"citationID":"MB4CFu2J","properties":{"formattedCitation":"\\super 51\\nosupersub{}","plainCitation":"51","noteIndex":0},"citationItems":[{"id":78,"uris":["http://zotero.org/users/19127629/items/3JNA6D3S"],"itemData":{"id":78,"type":"book","abstract":"\"On the Fundamental Formulae of Dynamics\" is an article from American Journal of Mathematics, Volume 2.\n\n View more articles from American Journal of Mathematics.\nView this article on JSTOR.\nView this article's JSTOR metadata.\n\n\nYou may also retrieve all of this items metadata in JSON at the following URL: https://archive.org/metadata/jstor-2369196","language":"eng","number-of-pages":"17","publisher":"American Journal of Mathematics","source":"Internet Archive","title":"On the Fundamental Formulae of Dynamics","URL":"http://archive.org/details/jstor-2369196","author":[{"family":"Gibbs","given":"J. W."}],"contributor":[{"literal":"JSTOR"}],"accessed":{"date-parts":[["2026",3,5]]},"issued":{"date-parts":[["1879",3,1]]}}}],"schema":"https://github.com/citation-style-language/schema/raw/master/csl-citation.json"} </w:instrText>
      </w:r>
      <w:r w:rsidRPr="00A9750D">
        <w:rPr>
          <w:rFonts w:eastAsia="MingLiU_MSCS"/>
        </w:rPr>
        <w:fldChar w:fldCharType="separate"/>
      </w:r>
      <w:r w:rsidR="00303840" w:rsidRPr="00303840">
        <w:rPr>
          <w:rFonts w:eastAsiaTheme="minorHAnsi" w:cs="Arial"/>
          <w:vertAlign w:val="superscript"/>
          <w14:ligatures w14:val="standardContextual"/>
        </w:rPr>
        <w:t>51</w:t>
      </w:r>
      <w:r w:rsidRPr="00A9750D">
        <w:rPr>
          <w:rFonts w:eastAsia="MingLiU_MSCS"/>
        </w:rPr>
        <w:fldChar w:fldCharType="end"/>
      </w:r>
      <w:r>
        <w:rPr>
          <w:rFonts w:eastAsia="MingLiU_MSCS"/>
        </w:rPr>
        <w:t>:</w:t>
      </w:r>
    </w:p>
    <w:p w14:paraId="6DAA0566" w14:textId="4B3FD7A2" w:rsidR="0037135B" w:rsidRPr="002940B6" w:rsidRDefault="00000000" w:rsidP="004D2FF5">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m:oMathPara>
    </w:p>
    <w:p w14:paraId="2E9DF924" w14:textId="77777777" w:rsidR="0037135B" w:rsidRPr="001F137C" w:rsidRDefault="0037135B" w:rsidP="004D2FF5">
      <w:pPr>
        <w:pStyle w:val="Heading3"/>
        <w:spacing w:before="100" w:beforeAutospacing="1" w:after="100" w:afterAutospacing="1"/>
      </w:pPr>
      <w:r>
        <w:t>D</w:t>
      </w:r>
      <w:r w:rsidRPr="001F137C">
        <w:t>erivation of the double pendulum dynamics</w:t>
      </w:r>
    </w:p>
    <w:p w14:paraId="7D6BA0E2" w14:textId="6BF14BF3" w:rsidR="0037135B" w:rsidRDefault="0037135B" w:rsidP="004D2FF5">
      <w:pPr>
        <w:spacing w:before="100" w:beforeAutospacing="1" w:after="100" w:afterAutospacing="1"/>
        <w:rPr>
          <w:rFonts w:cs="Arial"/>
          <w:color w:val="000000"/>
          <w:szCs w:val="20"/>
        </w:rPr>
      </w:pPr>
      <w:r w:rsidRPr="00373996">
        <w:rPr>
          <w:rFonts w:cs="Arial"/>
          <w:color w:val="000000"/>
          <w:szCs w:val="20"/>
        </w:rPr>
        <w:t xml:space="preserve">We applied analytical derivations </w:t>
      </w:r>
      <w:r w:rsidR="0011075C">
        <w:rPr>
          <w:rFonts w:cs="Arial"/>
          <w:color w:val="000000"/>
          <w:szCs w:val="20"/>
        </w:rPr>
        <w:t xml:space="preserve">from above </w:t>
      </w:r>
      <w:r w:rsidRPr="00373996">
        <w:rPr>
          <w:rFonts w:cs="Arial"/>
          <w:color w:val="000000"/>
          <w:szCs w:val="20"/>
        </w:rPr>
        <w:t>to model the dynamics of a double pendulum, representing it as two lumped point masses,</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1</m:t>
            </m:r>
          </m:sub>
        </m:sSub>
      </m:oMath>
      <w:r>
        <w:rPr>
          <w:rFonts w:cs="Arial"/>
          <w:szCs w:val="20"/>
        </w:rPr>
        <w:t xml:space="preserve"> </w:t>
      </w:r>
      <w:r w:rsidRPr="001F137C">
        <w:rPr>
          <w:rFonts w:cs="Arial"/>
          <w:color w:val="000000"/>
          <w:szCs w:val="20"/>
        </w:rPr>
        <w:t xml:space="preserve">and </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2</m:t>
            </m:r>
          </m:sub>
        </m:sSub>
      </m:oMath>
      <w:r w:rsidRPr="001F137C">
        <w:rPr>
          <w:rFonts w:cs="Arial"/>
          <w:color w:val="000000"/>
          <w:szCs w:val="20"/>
        </w:rPr>
        <w:t>,</w:t>
      </w:r>
      <w:r w:rsidRPr="00373996">
        <w:rPr>
          <w:rFonts w:cs="Arial"/>
          <w:color w:val="000000"/>
          <w:szCs w:val="20"/>
        </w:rPr>
        <w:t xml:space="preserve"> within an inertial Cartesian frame. The physical connections between these masses</w:t>
      </w:r>
      <w:r>
        <w:rPr>
          <w:rFonts w:cs="Arial"/>
          <w:color w:val="000000"/>
          <w:szCs w:val="20"/>
        </w:rPr>
        <w:t xml:space="preserve"> (</w:t>
      </w:r>
      <w:r w:rsidRPr="00373996">
        <w:rPr>
          <w:rFonts w:cs="Arial"/>
          <w:color w:val="000000"/>
          <w:szCs w:val="20"/>
        </w:rPr>
        <w:t xml:space="preserve">specifically, the rigid pendulum links of lengths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1</m:t>
            </m:r>
          </m:sub>
        </m:sSub>
      </m:oMath>
      <w:r w:rsidRPr="0042313F">
        <w:rPr>
          <w:rFonts w:cs="Arial"/>
          <w:color w:val="000000"/>
          <w:szCs w:val="20"/>
        </w:rPr>
        <w:t> and</w:t>
      </w:r>
      <w:r w:rsidRPr="00E8040A">
        <w:rPr>
          <w:rFonts w:cs="Arial"/>
          <w:color w:val="000000"/>
          <w:szCs w:val="20"/>
        </w:rPr>
        <w:t xml:space="preserve">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2</m:t>
            </m:r>
          </m:sub>
        </m:sSub>
      </m:oMath>
      <w:r>
        <w:rPr>
          <w:rFonts w:cs="Arial"/>
          <w:color w:val="000000"/>
          <w:szCs w:val="20"/>
        </w:rPr>
        <w:t xml:space="preserve">) </w:t>
      </w:r>
      <w:r w:rsidRPr="00373996">
        <w:rPr>
          <w:rFonts w:cs="Arial"/>
          <w:color w:val="000000"/>
          <w:szCs w:val="20"/>
        </w:rPr>
        <w:t>act as holonomic constraints that restrict the system</w:t>
      </w:r>
      <w:r w:rsidR="004629FB">
        <w:rPr>
          <w:rFonts w:cs="Arial"/>
          <w:color w:val="000000"/>
          <w:szCs w:val="20"/>
        </w:rPr>
        <w:t>’</w:t>
      </w:r>
      <w:r w:rsidRPr="00373996">
        <w:rPr>
          <w:rFonts w:cs="Arial"/>
          <w:color w:val="000000"/>
          <w:szCs w:val="20"/>
        </w:rPr>
        <w:t>s motion. If we were to track the masses using Cartesian coordinates, we would have to solve a complex system of differential-algebraic equations to continuously enforce these fixed link lengths at every time step.</w:t>
      </w:r>
      <w:r w:rsidRPr="00373996">
        <w:t xml:space="preserve"> </w:t>
      </w:r>
      <w:r w:rsidRPr="00373996">
        <w:rPr>
          <w:rFonts w:cs="Arial"/>
          <w:color w:val="000000"/>
          <w:szCs w:val="20"/>
        </w:rPr>
        <w:t xml:space="preserve">Instead, we parameterized the system using a minimal set of independent generalized coordinates, </w:t>
      </w:r>
      <m:oMath>
        <m:r>
          <m:rPr>
            <m:sty m:val="b"/>
          </m:rPr>
          <w:rPr>
            <w:rFonts w:ascii="Cambria Math" w:hAnsi="Cambria Math" w:cs="Arial"/>
            <w:color w:val="000000"/>
            <w:szCs w:val="20"/>
          </w:rPr>
          <m:t xml:space="preserve">q </m:t>
        </m:r>
        <m:r>
          <w:rPr>
            <w:rFonts w:ascii="Cambria Math" w:hAnsi="Cambria Math" w:cs="Arial"/>
            <w:color w:val="000000"/>
            <w:szCs w:val="20"/>
          </w:rPr>
          <m:t xml:space="preserve">= </m:t>
        </m:r>
        <m:sSup>
          <m:sSupPr>
            <m:ctrlPr>
              <w:rPr>
                <w:rFonts w:ascii="Cambria Math" w:hAnsi="Cambria Math" w:cs="Arial"/>
                <w:i/>
                <w:color w:val="000000"/>
                <w:szCs w:val="20"/>
              </w:rPr>
            </m:ctrlPr>
          </m:sSupPr>
          <m:e>
            <m:d>
              <m:dPr>
                <m:begChr m:val="["/>
                <m:endChr m:val="]"/>
                <m:ctrlPr>
                  <w:rPr>
                    <w:rFonts w:ascii="Cambria Math" w:hAnsi="Cambria Math" w:cs="Arial"/>
                    <w:i/>
                    <w:color w:val="000000"/>
                    <w:szCs w:val="20"/>
                  </w:rPr>
                </m:ctrlPr>
              </m:dPr>
              <m:e>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1</m:t>
                    </m:r>
                  </m:sub>
                </m:sSub>
                <m:r>
                  <w:rPr>
                    <w:rFonts w:ascii="Cambria Math" w:hAnsi="Cambria Math" w:cs="Arial"/>
                    <w:color w:val="000000"/>
                    <w:szCs w:val="20"/>
                  </w:rPr>
                  <m:t xml:space="preserve">, </m:t>
                </m:r>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2</m:t>
                    </m:r>
                  </m:sub>
                </m:sSub>
              </m:e>
            </m:d>
          </m:e>
          <m:sup>
            <m:r>
              <m:rPr>
                <m:sty m:val="p"/>
              </m:rPr>
              <w:rPr>
                <w:rFonts w:ascii="Cambria Math" w:hAnsi="Cambria Math" w:cs="Arial"/>
                <w:szCs w:val="20"/>
              </w:rPr>
              <m:t>⊤</m:t>
            </m:r>
          </m:sup>
        </m:sSup>
      </m:oMath>
      <w:r w:rsidRPr="00373996">
        <w:rPr>
          <w:rFonts w:cs="Arial"/>
          <w:color w:val="000000"/>
          <w:szCs w:val="20"/>
        </w:rPr>
        <w:t>, corresponding to the joint angles. Because these angles entirely define the system</w:t>
      </w:r>
      <w:r w:rsidR="004629FB">
        <w:rPr>
          <w:rFonts w:cs="Arial"/>
          <w:color w:val="000000"/>
          <w:szCs w:val="20"/>
        </w:rPr>
        <w:t>’</w:t>
      </w:r>
      <w:r w:rsidRPr="00373996">
        <w:rPr>
          <w:rFonts w:cs="Arial"/>
          <w:color w:val="000000"/>
          <w:szCs w:val="20"/>
        </w:rPr>
        <w:t xml:space="preserve">s configuration, a forward kinematic mapping from </w:t>
      </w:r>
      <m:oMath>
        <m:r>
          <m:rPr>
            <m:sty m:val="b"/>
          </m:rPr>
          <w:rPr>
            <w:rFonts w:ascii="Cambria Math" w:hAnsi="Cambria Math" w:cs="Arial"/>
            <w:color w:val="000000"/>
            <w:szCs w:val="20"/>
          </w:rPr>
          <m:t>q</m:t>
        </m:r>
      </m:oMath>
      <w:r w:rsidRPr="00373996">
        <w:rPr>
          <w:rFonts w:cs="Arial"/>
          <w:color w:val="000000"/>
          <w:szCs w:val="20"/>
        </w:rPr>
        <w:t xml:space="preserve"> to the Cartesian position vectors </w:t>
      </w:r>
      <m:oMath>
        <m:sSub>
          <m:sSubPr>
            <m:ctrlPr>
              <w:rPr>
                <w:rFonts w:ascii="Cambria Math" w:hAnsi="Cambria Math" w:cs="Arial"/>
                <w:b/>
                <w:bCs/>
                <w:iCs/>
                <w:color w:val="000000"/>
                <w:szCs w:val="20"/>
              </w:rPr>
            </m:ctrlPr>
          </m:sSubPr>
          <m:e>
            <m:r>
              <m:rPr>
                <m:sty m:val="b"/>
              </m:rPr>
              <w:rPr>
                <w:rFonts w:ascii="Cambria Math" w:hAnsi="Cambria Math" w:cs="Arial"/>
                <w:color w:val="000000"/>
                <w:szCs w:val="20"/>
              </w:rPr>
              <m:t>r</m:t>
            </m:r>
          </m:e>
          <m:sub>
            <m:r>
              <w:rPr>
                <w:rFonts w:ascii="Cambria Math" w:hAnsi="Cambria Math" w:cs="Arial"/>
                <w:color w:val="000000"/>
                <w:szCs w:val="20"/>
              </w:rPr>
              <m:t>i</m:t>
            </m:r>
          </m:sub>
        </m:sSub>
      </m:oMath>
      <w:r w:rsidRPr="00373996">
        <w:rPr>
          <w:rFonts w:cs="Arial"/>
          <w:color w:val="000000"/>
          <w:szCs w:val="20"/>
        </w:rPr>
        <w:t xml:space="preserve"> intrinsically satisfies the geometric constraints.</w:t>
      </w:r>
    </w:p>
    <w:p w14:paraId="2507F0E5" w14:textId="2A0697DA" w:rsidR="0037135B" w:rsidRDefault="0037135B" w:rsidP="004D2FF5">
      <w:pPr>
        <w:spacing w:before="100" w:beforeAutospacing="1" w:after="100" w:afterAutospacing="1"/>
        <w:rPr>
          <w:rFonts w:cs="Arial"/>
          <w:color w:val="000000"/>
          <w:szCs w:val="20"/>
        </w:rPr>
      </w:pPr>
      <w:r>
        <w:rPr>
          <w:rFonts w:cs="Arial"/>
          <w:color w:val="000000"/>
          <w:szCs w:val="20"/>
        </w:rPr>
        <w:t>Next, t</w:t>
      </w:r>
      <w:r w:rsidRPr="00373996">
        <w:rPr>
          <w:rFonts w:cs="Arial"/>
          <w:color w:val="000000"/>
          <w:szCs w:val="20"/>
        </w:rPr>
        <w:t>aking the second time derivative of these position vectors yield</w:t>
      </w:r>
      <w:r>
        <w:rPr>
          <w:rFonts w:cs="Arial"/>
          <w:color w:val="000000"/>
          <w:szCs w:val="20"/>
        </w:rPr>
        <w:t>ed</w:t>
      </w:r>
      <w:r w:rsidRPr="00373996">
        <w:rPr>
          <w:rFonts w:cs="Arial"/>
          <w:color w:val="000000"/>
          <w:szCs w:val="20"/>
        </w:rPr>
        <w:t xml:space="preserve"> the Cartesian accelerations </w:t>
      </w:r>
      <m:oMath>
        <m:sSub>
          <m:sSubPr>
            <m:ctrlPr>
              <w:rPr>
                <w:rFonts w:ascii="Cambria Math" w:eastAsia="MingLiU_MSCS" w:hAnsi="Cambria Math" w:cs="Arial"/>
                <w:i/>
                <w:szCs w:val="20"/>
              </w:rPr>
            </m:ctrlPr>
          </m:sSub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i</m:t>
            </m:r>
          </m:sub>
        </m:sSub>
      </m:oMath>
      <w:r>
        <w:rPr>
          <w:rFonts w:cs="Arial"/>
          <w:color w:val="000000"/>
          <w:szCs w:val="20"/>
        </w:rPr>
        <w:t xml:space="preserve"> </w:t>
      </w:r>
      <w:r w:rsidRPr="00373996">
        <w:rPr>
          <w:rFonts w:cs="Arial"/>
          <w:color w:val="000000"/>
          <w:szCs w:val="20"/>
        </w:rPr>
        <w:t>as explicit functions of the system</w:t>
      </w:r>
      <w:r w:rsidR="004629FB">
        <w:rPr>
          <w:rFonts w:cs="Arial"/>
          <w:color w:val="000000"/>
          <w:szCs w:val="20"/>
        </w:rPr>
        <w:t>’</w:t>
      </w:r>
      <w:r w:rsidRPr="00373996">
        <w:rPr>
          <w:rFonts w:cs="Arial"/>
          <w:color w:val="000000"/>
          <w:szCs w:val="20"/>
        </w:rPr>
        <w:t xml:space="preserve">s joint angles, velocities, and accelerations </w:t>
      </w:r>
      <w:r w:rsidRPr="00E8040A">
        <w:rPr>
          <w:rFonts w:eastAsia="MingLiU_MSCS" w:cs="Arial"/>
          <w:szCs w:val="20"/>
        </w:rPr>
        <w:t>(</w:t>
      </w:r>
      <m:oMath>
        <m:r>
          <m:rPr>
            <m:sty m:val="b"/>
          </m:rPr>
          <w:rPr>
            <w:rFonts w:ascii="Cambria Math" w:eastAsia="MingLiU_MSCS" w:hAnsi="Cambria Math" w:cs="Arial"/>
            <w:color w:val="000000" w:themeColor="text1"/>
            <w:szCs w:val="20"/>
          </w:rPr>
          <m:t>q</m:t>
        </m:r>
        <m:r>
          <m:rPr>
            <m:sty m:val="p"/>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r>
          <m:rPr>
            <m:sty m:val="p"/>
          </m:rPr>
          <w:rPr>
            <w:rFonts w:ascii="Cambria Math" w:eastAsia="MingLiU_MSCS" w:hAnsi="Cambria Math" w:cs="Arial"/>
            <w:color w:val="000000" w:themeColor="text1"/>
            <w:szCs w:val="20"/>
          </w:rPr>
          <m:t>,</m:t>
        </m:r>
        <m:r>
          <m:rPr>
            <m:sty m:val="b"/>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oMath>
      <w:r w:rsidRPr="00E8040A">
        <w:rPr>
          <w:rFonts w:eastAsia="MingLiU_MSCS" w:cs="Arial"/>
          <w:szCs w:val="20"/>
        </w:rPr>
        <w:t>)</w:t>
      </w:r>
      <w:r w:rsidRPr="00373996">
        <w:rPr>
          <w:rFonts w:cs="Arial"/>
          <w:color w:val="000000"/>
          <w:szCs w:val="20"/>
        </w:rPr>
        <w:t xml:space="preserve">. The Appell acceleration energy </w:t>
      </w:r>
      <m:oMath>
        <m:r>
          <w:rPr>
            <w:rFonts w:ascii="Cambria Math" w:hAnsi="Cambria Math" w:cs="Arial"/>
            <w:color w:val="000000"/>
            <w:szCs w:val="20"/>
          </w:rPr>
          <m:t>S</m:t>
        </m:r>
      </m:oMath>
      <w:r w:rsidRPr="00373996">
        <w:rPr>
          <w:rFonts w:cs="Arial"/>
          <w:color w:val="000000"/>
          <w:szCs w:val="20"/>
        </w:rPr>
        <w:t xml:space="preserve"> was then constructed as half the mass-weighted sum of the squared Cartesian accelerations:</w:t>
      </w:r>
    </w:p>
    <w:p w14:paraId="3CB13F28" w14:textId="0EA87436" w:rsidR="0037135B" w:rsidRPr="00E31992" w:rsidRDefault="0037135B" w:rsidP="004D2FF5">
      <w:pPr>
        <w:spacing w:before="100" w:beforeAutospacing="1" w:after="100" w:afterAutospacing="1"/>
        <w:rPr>
          <w:rFonts w:eastAsia="MingLiU_MSCS"/>
          <w:color w:val="000000" w:themeColor="text1"/>
        </w:rPr>
      </w:pPr>
      <m:oMathPara>
        <m:oMath>
          <m:r>
            <w:rPr>
              <w:rFonts w:ascii="Cambria Math" w:eastAsia="MingLiU_MSCS" w:hAnsi="Cambria Math"/>
              <w:color w:val="000000" w:themeColor="text1"/>
            </w:rPr>
            <m:t>S=</m:t>
          </m:r>
          <m:f>
            <m:fPr>
              <m:ctrlPr>
                <w:rPr>
                  <w:rFonts w:ascii="Cambria Math" w:eastAsia="MingLiU_MSCS" w:hAnsi="Cambria Math"/>
                  <w:i/>
                  <w:color w:val="000000" w:themeColor="text1"/>
                </w:rPr>
              </m:ctrlPr>
            </m:fPr>
            <m:num>
              <m:r>
                <w:rPr>
                  <w:rFonts w:ascii="Cambria Math" w:eastAsia="MingLiU_MSCS" w:hAnsi="Cambria Math"/>
                  <w:color w:val="000000" w:themeColor="text1"/>
                </w:rPr>
                <m:t>1</m:t>
              </m:r>
            </m:num>
            <m:den>
              <m:r>
                <w:rPr>
                  <w:rFonts w:ascii="Cambria Math" w:eastAsia="MingLiU_MSCS" w:hAnsi="Cambria Math"/>
                  <w:color w:val="000000" w:themeColor="text1"/>
                </w:rPr>
                <m:t>2</m:t>
              </m:r>
            </m:den>
          </m:f>
          <m:d>
            <m:dPr>
              <m:ctrlPr>
                <w:rPr>
                  <w:rFonts w:ascii="Cambria Math" w:eastAsia="MingLiU_MSCS" w:hAnsi="Cambria Math"/>
                  <w:i/>
                  <w:color w:val="000000" w:themeColor="text1"/>
                </w:rPr>
              </m:ctrlPr>
            </m:dPr>
            <m:e>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1</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1</m:t>
                  </m:r>
                </m:sub>
                <m:sup>
                  <m:r>
                    <w:rPr>
                      <w:rFonts w:ascii="Cambria Math" w:eastAsia="MingLiU_MSCS" w:hAnsi="Cambria Math" w:cs="Arial"/>
                      <w:szCs w:val="20"/>
                    </w:rPr>
                    <m:t>2</m:t>
                  </m:r>
                </m:sup>
              </m:sSubSup>
              <m:r>
                <w:rPr>
                  <w:rFonts w:ascii="Cambria Math" w:eastAsia="MingLiU_MSCS" w:hAnsi="Cambria Math" w:cs="Arial"/>
                  <w:szCs w:val="20"/>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2</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2</m:t>
                  </m:r>
                </m:sub>
                <m:sup>
                  <m:r>
                    <w:rPr>
                      <w:rFonts w:ascii="Cambria Math" w:eastAsia="MingLiU_MSCS" w:hAnsi="Cambria Math" w:cs="Arial"/>
                      <w:szCs w:val="20"/>
                    </w:rPr>
                    <m:t>2</m:t>
                  </m:r>
                </m:sup>
              </m:sSubSup>
            </m:e>
          </m:d>
        </m:oMath>
      </m:oMathPara>
    </w:p>
    <w:p w14:paraId="41F00ED4" w14:textId="3058453E" w:rsidR="0037135B" w:rsidRDefault="0037135B" w:rsidP="004D2FF5">
      <w:pPr>
        <w:spacing w:before="100" w:beforeAutospacing="1" w:after="100" w:afterAutospacing="1"/>
        <w:rPr>
          <w:rFonts w:eastAsia="MingLiU_MSCS"/>
        </w:rPr>
      </w:pPr>
      <w:r w:rsidRPr="00373996">
        <w:rPr>
          <w:rFonts w:eastAsia="MingLiU_MSCS"/>
        </w:rPr>
        <w:t>Because the system evolve</w:t>
      </w:r>
      <w:r>
        <w:rPr>
          <w:rFonts w:eastAsia="MingLiU_MSCS"/>
        </w:rPr>
        <w:t>d</w:t>
      </w:r>
      <w:r w:rsidRPr="00373996">
        <w:rPr>
          <w:rFonts w:eastAsia="MingLiU_MSCS"/>
        </w:rPr>
        <w:t xml:space="preserve"> solely under the influence of gravity, the active generalized forces driving the motion correspond</w:t>
      </w:r>
      <w:r w:rsidR="0011075C">
        <w:rPr>
          <w:rFonts w:eastAsia="MingLiU_MSCS"/>
        </w:rPr>
        <w:t>ed</w:t>
      </w:r>
      <w:r w:rsidRPr="00373996">
        <w:rPr>
          <w:rFonts w:eastAsia="MingLiU_MSCS"/>
        </w:rPr>
        <w:t xml:space="preserve"> exclusively to the gravitational joint torques,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r>
          <w:rPr>
            <w:rFonts w:ascii="Cambria Math" w:eastAsia="MingLiU_MSCS" w:hAnsi="Cambria Math"/>
          </w:rPr>
          <m:t>≡</m:t>
        </m:r>
        <m:r>
          <w:rPr>
            <w:rFonts w:ascii="Cambria Math" w:hAnsi="Cambria Math" w:cs="Arial"/>
          </w:rPr>
          <m:t>-G(</m:t>
        </m:r>
        <m:sSub>
          <m:sSubPr>
            <m:ctrlPr>
              <w:rPr>
                <w:rFonts w:ascii="Cambria Math" w:hAnsi="Cambria Math" w:cs="Arial"/>
                <w:bCs/>
                <w:i/>
                <w:iCs/>
              </w:rPr>
            </m:ctrlPr>
          </m:sSubPr>
          <m:e>
            <m:r>
              <w:rPr>
                <w:rFonts w:ascii="Cambria Math" w:hAnsi="Cambria Math" w:cs="Arial"/>
              </w:rPr>
              <m:t>q</m:t>
            </m:r>
          </m:e>
          <m:sub>
            <m:r>
              <w:rPr>
                <w:rFonts w:ascii="Cambria Math" w:hAnsi="Cambria Math" w:cs="Arial"/>
              </w:rPr>
              <m:t>j</m:t>
            </m:r>
          </m:sub>
        </m:sSub>
        <m:r>
          <w:rPr>
            <w:rFonts w:ascii="Cambria Math" w:hAnsi="Cambria Math" w:cs="Arial"/>
          </w:rPr>
          <m:t>)</m:t>
        </m:r>
      </m:oMath>
      <w:r w:rsidRPr="00373996">
        <w:rPr>
          <w:rFonts w:eastAsia="MingLiU_MSCS"/>
        </w:rPr>
        <w:t>. As dictated by the Gibbs-Appell formulation</w:t>
      </w:r>
      <w:r w:rsidRPr="00A9750D">
        <w:rPr>
          <w:rFonts w:eastAsia="MingLiU_MSCS"/>
        </w:rPr>
        <w:fldChar w:fldCharType="begin"/>
      </w:r>
      <w:r w:rsidR="00303840">
        <w:rPr>
          <w:rFonts w:eastAsia="MingLiU_MSCS"/>
        </w:rPr>
        <w:instrText xml:space="preserve"> ADDIN ZOTERO_ITEM CSL_CITATION {"citationID":"swXdyg4z","properties":{"formattedCitation":"\\super 52\\nosupersub{}","plainCitation":"52","noteIndex":0},"citationItems":[{"id":80,"uris":["http://zotero.org/users/19127629/items/9PF5EKNU"],"itemData":{"id":80,"type":"book","call-number":"531.015 15","edition":"Reprint edition","ISBN":"978-981-4338-71-4","language":"eng","publisher":"World scientific","publisher-place":"Hackensack","source":"BnF ISBN","title":"Analytical mechanics: a comprehensive treatise on the dynamics of constrained systems","title-short":"Analytical mechanics","author":[{"family":"Papastavridis","given":"John G."}],"issued":{"date-parts":[["2014"]]}}}],"schema":"https://github.com/citation-style-language/schema/raw/master/csl-citation.json"} </w:instrText>
      </w:r>
      <w:r w:rsidRPr="00A9750D">
        <w:rPr>
          <w:rFonts w:eastAsia="MingLiU_MSCS"/>
        </w:rPr>
        <w:fldChar w:fldCharType="separate"/>
      </w:r>
      <w:r w:rsidR="00303840" w:rsidRPr="00303840">
        <w:rPr>
          <w:rFonts w:eastAsiaTheme="minorHAnsi" w:cs="Arial"/>
          <w:vertAlign w:val="superscript"/>
          <w14:ligatures w14:val="standardContextual"/>
        </w:rPr>
        <w:t>52</w:t>
      </w:r>
      <w:r w:rsidRPr="00A9750D">
        <w:rPr>
          <w:rFonts w:eastAsia="MingLiU_MSCS"/>
        </w:rPr>
        <w:fldChar w:fldCharType="end"/>
      </w:r>
      <w:r w:rsidRPr="00373996">
        <w:rPr>
          <w:rFonts w:eastAsia="MingLiU_MSCS"/>
        </w:rPr>
        <w:t>, the physical system balances these active forces against the partial derivatives of the acceleration energy with respect to the generalized accelerations. Equating these terms yields the final equations of motion:</w:t>
      </w:r>
    </w:p>
    <w:p w14:paraId="3175B767" w14:textId="77777777" w:rsidR="0037135B" w:rsidRPr="00A9750D" w:rsidRDefault="00000000" w:rsidP="004D2FF5">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b/>
                      <w:bCs/>
                      <w:iCs/>
                      <w:color w:val="000000" w:themeColor="text1"/>
                    </w:rPr>
                  </m:ctrlPr>
                </m:sSubPr>
                <m:e>
                  <m:acc>
                    <m:accPr>
                      <m:chr m:val="̈"/>
                      <m:ctrlPr>
                        <w:rPr>
                          <w:rFonts w:ascii="Cambria Math" w:eastAsia="MingLiU_MSCS" w:hAnsi="Cambria Math"/>
                          <w:b/>
                          <w:bCs/>
                          <w:iCs/>
                          <w:color w:val="000000" w:themeColor="text1"/>
                        </w:rPr>
                      </m:ctrlPr>
                    </m:accPr>
                    <m:e>
                      <m:r>
                        <w:rPr>
                          <w:rFonts w:ascii="Cambria Math" w:eastAsia="MingLiU_MSCS" w:hAnsi="Cambria Math"/>
                          <w:color w:val="000000" w:themeColor="text1"/>
                        </w:rPr>
                        <m:t>q</m:t>
                      </m:r>
                    </m:e>
                  </m:acc>
                </m:e>
                <m:sub>
                  <m:r>
                    <m:rPr>
                      <m:sty m:val="bi"/>
                    </m:rP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oMath>
      </m:oMathPara>
    </w:p>
    <w:p w14:paraId="0C09C2D6" w14:textId="77777777" w:rsidR="0037135B" w:rsidRPr="00A9750D" w:rsidRDefault="0037135B" w:rsidP="004D2FF5">
      <w:pPr>
        <w:spacing w:before="100" w:beforeAutospacing="1" w:after="100" w:afterAutospacing="1"/>
        <w:rPr>
          <w:rFonts w:eastAsia="MingLiU_MSCS"/>
        </w:rPr>
      </w:pPr>
      <w:r w:rsidRPr="00373996">
        <w:rPr>
          <w:rFonts w:eastAsia="MingLiU_MSCS"/>
        </w:rPr>
        <w:lastRenderedPageBreak/>
        <w:t>Numerically integrating these ordinary differential equations generated the time-series datasets required for subsequent network training, testing, and validation</w:t>
      </w:r>
      <w:r w:rsidRPr="00A9750D">
        <w:rPr>
          <w:rFonts w:eastAsia="MingLiU_MSCS"/>
        </w:rPr>
        <w:t>.</w:t>
      </w:r>
    </w:p>
    <w:p w14:paraId="6D844C1A" w14:textId="77777777" w:rsidR="0037135B" w:rsidRPr="00A9750D" w:rsidRDefault="0037135B" w:rsidP="004D2FF5">
      <w:pPr>
        <w:pStyle w:val="Heading3"/>
        <w:spacing w:before="100" w:beforeAutospacing="1" w:after="100" w:afterAutospacing="1"/>
      </w:pPr>
      <w:r w:rsidRPr="00A9750D">
        <w:t>Synthetic data generation and standardization</w:t>
      </w:r>
    </w:p>
    <w:p w14:paraId="076882C6" w14:textId="1EADCFC8" w:rsidR="0037135B" w:rsidRPr="00A9750D" w:rsidRDefault="0037135B" w:rsidP="004D2FF5">
      <w:pPr>
        <w:spacing w:before="100" w:beforeAutospacing="1" w:after="100" w:afterAutospacing="1"/>
      </w:pPr>
      <w:r w:rsidRPr="00A9750D">
        <w:t xml:space="preserve">To generate the training dataset, we sampled kinematic states from uniform distributions: joint angles </w:t>
      </w:r>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∈[-π/2,  π/2]</m:t>
        </m:r>
      </m:oMath>
      <w:r w:rsidRPr="00A9750D">
        <w:t xml:space="preserve"> rad​, velocities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∈[-5,  5]</m:t>
        </m:r>
      </m:oMath>
      <w:r w:rsidRPr="00A9750D">
        <w:t xml:space="preserve"> rad/s, and accelerations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∈[-20,  20]</m:t>
        </m:r>
      </m:oMath>
      <w:r w:rsidRPr="00A9750D">
        <w:t xml:space="preserve"> rad/s</w:t>
      </w:r>
      <w:r w:rsidRPr="00A9750D">
        <w:rPr>
          <w:vertAlign w:val="superscript"/>
        </w:rPr>
        <w:t>2</w:t>
      </w:r>
      <w:r w:rsidRPr="00A9750D">
        <w:t xml:space="preserve">, for the links </w:t>
      </w:r>
      <m:oMath>
        <m:r>
          <w:rPr>
            <w:rFonts w:ascii="Cambria Math" w:hAnsi="Cambria Math"/>
          </w:rPr>
          <m:t>j∈{1,2}</m:t>
        </m:r>
      </m:oMath>
      <w:r w:rsidRPr="00A9750D">
        <w:t xml:space="preserve">. </w:t>
      </w:r>
      <w:r w:rsidRPr="00401192">
        <w:t>These bounds were chosen to cover physically realistic states</w:t>
      </w:r>
      <w:r w:rsidR="00627630">
        <w:t xml:space="preserve"> that</w:t>
      </w:r>
      <w:r w:rsidRPr="00401192">
        <w:t xml:space="preserve"> the system could experience under gravity</w:t>
      </w:r>
      <w:r w:rsidR="00A22903">
        <w:t xml:space="preserve"> </w:t>
      </w:r>
      <w:r w:rsidR="00A22903" w:rsidRPr="00A22903">
        <w:t>(recognizing that independent</w:t>
      </w:r>
      <w:ins w:id="19" w:author="Douglas Weber" w:date="2026-05-30T07:37:00Z" w16du:dateUtc="2026-05-30T11:37:00Z">
        <w:r w:rsidR="00FE6818">
          <w:t>,</w:t>
        </w:r>
      </w:ins>
      <w:r w:rsidR="00A22903" w:rsidRPr="00A22903">
        <w:t xml:space="preserve"> coordinate-wise uniform sampling defines an axis-aligned region rather than a rotationally invariant distribution in the six-dimensional state space)</w:t>
      </w:r>
      <w:r w:rsidRPr="00401192">
        <w:t>.</w:t>
      </w:r>
      <w:r>
        <w:t xml:space="preserve"> </w:t>
      </w:r>
      <w:r w:rsidRPr="00A9750D">
        <w:t xml:space="preserve">For each sampled state vector </w:t>
      </w:r>
      <m:oMath>
        <m:r>
          <m:rPr>
            <m:sty m:val="b"/>
          </m:rPr>
          <w:rPr>
            <w:rFonts w:ascii="Cambria Math" w:hAnsi="Cambria Math"/>
          </w:rPr>
          <m:t>z</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
                  </m:rPr>
                  <w:rPr>
                    <w:rFonts w:ascii="Cambria Math" w:hAnsi="Cambria Math"/>
                  </w:rPr>
                  <m:t>q</m:t>
                </m:r>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e>
            </m:d>
          </m:e>
          <m:sup>
            <m:r>
              <m:rPr>
                <m:sty m:val="p"/>
              </m:rPr>
              <w:rPr>
                <w:rFonts w:ascii="Cambria Math" w:hAnsi="Cambria Math"/>
              </w:rPr>
              <m:t>⊤</m:t>
            </m:r>
          </m:sup>
        </m:sSup>
      </m:oMath>
      <w:r w:rsidRPr="00A9750D">
        <w:t xml:space="preserve">, we computed the Appell acceleration energy </w:t>
      </w:r>
      <m:oMath>
        <m:r>
          <w:rPr>
            <w:rFonts w:ascii="Cambria Math" w:hAnsi="Cambria Math"/>
          </w:rPr>
          <m:t>S</m:t>
        </m:r>
      </m:oMath>
      <w:r w:rsidRPr="00A9750D">
        <w:t xml:space="preserve"> and the torques </w:t>
      </w:r>
      <m:oMath>
        <m:r>
          <m:rPr>
            <m:sty m:val="b"/>
          </m:rPr>
          <w:rPr>
            <w:rFonts w:ascii="Cambria Math" w:eastAsia="MingLiU_MSCS" w:hAnsi="Cambria Math"/>
          </w:rPr>
          <m:t>τ</m:t>
        </m:r>
      </m:oMath>
      <w:r w:rsidRPr="00A9750D">
        <w:t xml:space="preserve"> using the analytical Gibbs-Appell formulation</w:t>
      </w:r>
      <w:r w:rsidR="00784D52">
        <w:t xml:space="preserve"> defined above</w:t>
      </w:r>
      <w:r w:rsidRPr="00A9750D">
        <w:t xml:space="preserve">. We standardized the input states </w:t>
      </w:r>
      <m:oMath>
        <m:r>
          <m:rPr>
            <m:sty m:val="b"/>
          </m:rPr>
          <w:rPr>
            <w:rFonts w:ascii="Cambria Math" w:hAnsi="Cambria Math"/>
          </w:rPr>
          <m:t>z</m:t>
        </m:r>
      </m:oMath>
      <w:r w:rsidRPr="00A9750D">
        <w:t xml:space="preserve"> and the acceleration energy </w:t>
      </w:r>
      <m:oMath>
        <m:r>
          <w:rPr>
            <w:rFonts w:ascii="Cambria Math" w:hAnsi="Cambria Math"/>
          </w:rPr>
          <m:t>S</m:t>
        </m:r>
      </m:oMath>
      <w:r w:rsidRPr="00A9750D">
        <w:t xml:space="preserve"> to zero mean and unit variance, denoting these normalized, dimensionless variables as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oMath>
      <w:r w:rsidRPr="00A9750D">
        <w:rPr>
          <w:iCs/>
        </w:rPr>
        <w:t xml:space="preserve"> </w:t>
      </w:r>
      <w:r w:rsidRPr="00A9750D">
        <w:t xml:space="preserve">and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The target </w:t>
      </w:r>
      <w:r>
        <w:t>torques</w:t>
      </w:r>
      <w:r w:rsidRPr="00A9750D">
        <w:t xml:space="preserve"> </w:t>
      </w:r>
      <m:oMath>
        <m:r>
          <m:rPr>
            <m:sty m:val="b"/>
          </m:rPr>
          <w:rPr>
            <w:rFonts w:ascii="Cambria Math" w:eastAsia="MingLiU_MSCS" w:hAnsi="Cambria Math"/>
          </w:rPr>
          <m:t>τ</m:t>
        </m:r>
      </m:oMath>
      <w:r w:rsidRPr="00A9750D">
        <w:t xml:space="preserve"> remained unnormalized. </w:t>
      </w:r>
      <w:r w:rsidR="00784D52">
        <w:t>Since</w:t>
      </w:r>
      <w:r w:rsidR="00784D52" w:rsidRPr="00A9750D">
        <w:t xml:space="preserve"> </w:t>
      </w:r>
      <w:r w:rsidRPr="00A9750D">
        <w:t xml:space="preserve">subsequent computational differentiation would evaluate the gradient of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with respect to the dimensionless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t xml:space="preserve">, we computed and stored a chain-rule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t xml:space="preserve">. Here, the scalar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Pr="00A9750D">
        <w:t xml:space="preserve"> and the two-element vector </w:t>
      </w:r>
      <m:oMath>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rPr>
          <w:i/>
        </w:rPr>
        <w:t xml:space="preserve"> </w:t>
      </w:r>
      <w:r w:rsidRPr="00A9750D">
        <w:t xml:space="preserve">denote the sample standard deviations of the energy and the accelerations across the dataset, respectively, and provide the transformation required to map the dimensionless partial derivatives back to the physical domain, ensuring that </w:t>
      </w:r>
      <m:oMath>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e>
        </m:d>
        <m:r>
          <w:rPr>
            <w:rFonts w:ascii="Cambria Math" w:hAnsi="Cambria Math"/>
          </w:rPr>
          <m:t>=</m:t>
        </m:r>
        <m:r>
          <m:rPr>
            <m:sty m:val="b"/>
          </m:rPr>
          <w:rPr>
            <w:rFonts w:ascii="Cambria Math" w:eastAsia="MingLiU_MSCS" w:hAnsi="Cambria Math"/>
          </w:rPr>
          <m:t>τ</m:t>
        </m:r>
        <m:r>
          <m:rPr>
            <m:sty m:val="p"/>
          </m:rPr>
          <w:rPr>
            <w:rFonts w:ascii="Cambria Math" w:eastAsia="MingLiU_MSCS" w:hAnsi="Cambria Math"/>
          </w:rPr>
          <m:t>,</m:t>
        </m:r>
      </m:oMath>
      <w:r w:rsidRPr="00A9750D">
        <w:t xml:space="preserve"> where </w:t>
      </w:r>
      <m:oMath>
        <m:r>
          <w:rPr>
            <w:rFonts w:ascii="Cambria Math" w:hAnsi="Cambria Math"/>
          </w:rPr>
          <m:t>⨀</m:t>
        </m:r>
      </m:oMath>
      <w:r w:rsidRPr="00A9750D">
        <w:t xml:space="preserve"> denotes the element-wise product.</w:t>
      </w:r>
    </w:p>
    <w:p w14:paraId="4F6DAD09" w14:textId="77777777" w:rsidR="0037135B" w:rsidRPr="00A9750D" w:rsidRDefault="0037135B" w:rsidP="004D2FF5">
      <w:pPr>
        <w:pStyle w:val="Heading3"/>
        <w:spacing w:before="100" w:beforeAutospacing="1" w:after="100" w:afterAutospacing="1"/>
      </w:pPr>
      <w:r w:rsidRPr="00A9750D">
        <w:t>Neural network architecture</w:t>
      </w:r>
    </w:p>
    <w:p w14:paraId="3D941A92" w14:textId="4B931B28" w:rsidR="0037135B" w:rsidRPr="00A9750D" w:rsidRDefault="0037135B" w:rsidP="004D2FF5">
      <w:pPr>
        <w:spacing w:before="100" w:beforeAutospacing="1" w:after="100" w:afterAutospacing="1"/>
        <w:rPr>
          <w:b/>
          <w:bCs/>
          <w:color w:val="000000" w:themeColor="text1"/>
        </w:rPr>
      </w:pPr>
      <w:r w:rsidRPr="00A9750D">
        <w:rPr>
          <w:color w:val="000000" w:themeColor="text1"/>
        </w:rPr>
        <w:t xml:space="preserve">We designed a feedforward artificial neural network to map the normalized state vector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r>
          <m:rPr>
            <m:sty m:val="p"/>
          </m:rPr>
          <w:rPr>
            <w:rFonts w:ascii="Cambria Math" w:hAnsi="Cambria Math"/>
            <w:color w:val="000000" w:themeColor="text1"/>
          </w:rPr>
          <m:t>∈</m:t>
        </m:r>
        <m:sSup>
          <m:sSupPr>
            <m:ctrlPr>
              <w:rPr>
                <w:rFonts w:ascii="Cambria Math" w:hAnsi="Cambria Math"/>
                <w:b/>
                <w:bCs/>
                <w:i/>
                <w:iCs/>
                <w:color w:val="000000" w:themeColor="text1"/>
              </w:rPr>
            </m:ctrlPr>
          </m:sSupPr>
          <m:e>
            <m:r>
              <m:rPr>
                <m:scr m:val="double-struck"/>
              </m:rPr>
              <w:rPr>
                <w:rFonts w:ascii="Cambria Math" w:hAnsi="Cambria Math"/>
                <w:color w:val="000000" w:themeColor="text1"/>
              </w:rPr>
              <m:t>R</m:t>
            </m:r>
          </m:e>
          <m:sup>
            <m:r>
              <m:rPr>
                <m:sty m:val="bi"/>
              </m:rPr>
              <w:rPr>
                <w:rFonts w:ascii="Cambria Math" w:hAnsi="Cambria Math"/>
                <w:color w:val="000000" w:themeColor="text1"/>
              </w:rPr>
              <m:t>6</m:t>
            </m:r>
          </m:sup>
        </m:sSup>
      </m:oMath>
      <w:r w:rsidRPr="00A9750D">
        <w:rPr>
          <w:b/>
          <w:bCs/>
          <w:color w:val="000000" w:themeColor="text1"/>
        </w:rPr>
        <w:t xml:space="preserve"> </w:t>
      </w:r>
      <w:r w:rsidRPr="00A9750D">
        <w:rPr>
          <w:color w:val="000000" w:themeColor="text1"/>
        </w:rPr>
        <w:t>to the dimensionless</w:t>
      </w:r>
      <w:r>
        <w:rPr>
          <w:color w:val="000000" w:themeColor="text1"/>
        </w:rPr>
        <w:t xml:space="preserve"> </w:t>
      </w:r>
      <w:r w:rsidRPr="00A9750D">
        <w:rPr>
          <w:color w:val="000000" w:themeColor="text1"/>
        </w:rPr>
        <w:t>Appell acceleration energy</w:t>
      </w:r>
      <w:r w:rsidRPr="00A9750D">
        <w:rPr>
          <w:b/>
          <w:bCs/>
          <w:color w:val="000000" w:themeColor="text1"/>
        </w:rPr>
        <w:t xml:space="preserve"> </w:t>
      </w:r>
      <m:oMath>
        <m:sSup>
          <m:sSupPr>
            <m:ctrlPr>
              <w:rPr>
                <w:rFonts w:ascii="Cambria Math" w:hAnsi="Cambria Math"/>
                <w:i/>
              </w:rPr>
            </m:ctrlPr>
          </m:sSupPr>
          <m:e>
            <m:r>
              <w:rPr>
                <w:rFonts w:ascii="Cambria Math" w:hAnsi="Cambria Math"/>
              </w:rPr>
              <m:t>S</m:t>
            </m:r>
          </m:e>
          <m:sup>
            <m:r>
              <w:rPr>
                <w:rFonts w:ascii="Cambria Math" w:hAnsi="Cambria Math"/>
              </w:rPr>
              <m:t>*</m:t>
            </m:r>
          </m:sup>
        </m:sSup>
        <m:r>
          <m:rPr>
            <m:scr m:val="double-struck"/>
            <m:sty m:val="bi"/>
          </m:rPr>
          <w:rPr>
            <w:rFonts w:ascii="Cambria Math" w:hAnsi="Cambria Math"/>
            <w:color w:val="000000" w:themeColor="text1"/>
          </w:rPr>
          <m:t>∈R</m:t>
        </m:r>
      </m:oMath>
      <w:r w:rsidRPr="00A9750D">
        <w:rPr>
          <w:color w:val="000000" w:themeColor="text1"/>
        </w:rPr>
        <w:t xml:space="preserve">. The finalized architecture, determined via the hyperparameter optimization </w:t>
      </w:r>
      <w:r w:rsidR="00D55FF4">
        <w:rPr>
          <w:color w:val="000000" w:themeColor="text1"/>
        </w:rPr>
        <w:t xml:space="preserve">(see </w:t>
      </w:r>
      <w:r w:rsidR="00D55FF4" w:rsidRPr="00D55FF4">
        <w:rPr>
          <w:i/>
          <w:iCs/>
          <w:color w:val="000000" w:themeColor="text1"/>
        </w:rPr>
        <w:t>Hyperparameter optimization and architectural search</w:t>
      </w:r>
      <w:r w:rsidR="00D55FF4">
        <w:rPr>
          <w:color w:val="000000" w:themeColor="text1"/>
        </w:rPr>
        <w:t>)</w:t>
      </w:r>
      <w:r w:rsidRPr="00A9750D">
        <w:rPr>
          <w:color w:val="000000" w:themeColor="text1"/>
        </w:rPr>
        <w:t xml:space="preserve">, comprised a multilayer perceptron with </w:t>
      </w:r>
      <w:r w:rsidR="00856EDB">
        <w:rPr>
          <w:color w:val="000000" w:themeColor="text1"/>
        </w:rPr>
        <w:t>four</w:t>
      </w:r>
      <w:r w:rsidRPr="00A9750D">
        <w:rPr>
          <w:color w:val="000000" w:themeColor="text1"/>
        </w:rPr>
        <w:t xml:space="preserve"> hidden layers containing </w:t>
      </w:r>
      <w:r w:rsidR="00856EDB">
        <w:rPr>
          <w:color w:val="000000" w:themeColor="text1"/>
        </w:rPr>
        <w:t>225</w:t>
      </w:r>
      <w:r w:rsidRPr="00A9750D">
        <w:rPr>
          <w:color w:val="000000" w:themeColor="text1"/>
        </w:rPr>
        <w:t xml:space="preserve">, </w:t>
      </w:r>
      <w:r w:rsidR="00856EDB">
        <w:rPr>
          <w:color w:val="000000" w:themeColor="text1"/>
        </w:rPr>
        <w:t>61</w:t>
      </w:r>
      <w:r w:rsidRPr="00A9750D">
        <w:rPr>
          <w:color w:val="000000" w:themeColor="text1"/>
        </w:rPr>
        <w:t xml:space="preserve">, </w:t>
      </w:r>
      <w:r w:rsidR="00856EDB">
        <w:rPr>
          <w:color w:val="000000" w:themeColor="text1"/>
        </w:rPr>
        <w:t>91, and</w:t>
      </w:r>
      <w:r w:rsidRPr="00A9750D">
        <w:rPr>
          <w:color w:val="000000" w:themeColor="text1"/>
        </w:rPr>
        <w:t xml:space="preserve"> </w:t>
      </w:r>
      <w:r w:rsidR="00856EDB">
        <w:rPr>
          <w:color w:val="000000" w:themeColor="text1"/>
        </w:rPr>
        <w:t>99</w:t>
      </w:r>
      <w:r w:rsidRPr="00A9750D">
        <w:rPr>
          <w:color w:val="000000" w:themeColor="text1"/>
        </w:rPr>
        <w:t xml:space="preserve"> </w:t>
      </w:r>
      <w:r w:rsidR="0011075C">
        <w:rPr>
          <w:color w:val="000000" w:themeColor="text1"/>
        </w:rPr>
        <w:t xml:space="preserve">computational </w:t>
      </w:r>
      <w:r w:rsidR="00856EDB">
        <w:rPr>
          <w:color w:val="000000" w:themeColor="text1"/>
        </w:rPr>
        <w:t>nodes</w:t>
      </w:r>
      <w:r w:rsidRPr="00E87BF2">
        <w:rPr>
          <w:color w:val="000000" w:themeColor="text1"/>
        </w:rPr>
        <w:t>, respectively. We applied Gaussian Error Linear Unit (GELU) activation functions to each hidden layer</w:t>
      </w:r>
      <w:r w:rsidRPr="00E87BF2">
        <w:rPr>
          <w:color w:val="000000" w:themeColor="text1"/>
        </w:rPr>
        <w:fldChar w:fldCharType="begin"/>
      </w:r>
      <w:r w:rsidR="00720FB7">
        <w:rPr>
          <w:color w:val="000000" w:themeColor="text1"/>
        </w:rPr>
        <w:instrText xml:space="preserve"> ADDIN ZOTERO_ITEM CSL_CITATION {"citationID":"F7bMVq75","properties":{"formattedCitation":"\\super 53\\nosupersub{}","plainCitation":"53","noteIndex":0},"citationItems":[{"id":"SJ16cp6A/CdfN6CIf","uris":["http://zotero.org/users/19127629/items/BZJSLBIB"],"itemData":{"id":85,"type":"article","abstract":"We propose the Gaussian Error Linear Unit (GELU), a high-performing neural network activation function. The GELU activation function is $xΦ(x)$, where $Φ(x)$ the standard Gaussian cumulative distribution function. The GELU nonlinearity weights inputs by their value, rather than gates inputs by their sign as in ReLUs ($x\\mathbf{1}_{x&gt;0}$). We perform an empirical evaluation of the GELU nonlinearity against the ReLU and ELU activations and find performance improvements across all considered computer vision, natural language processing, and speech tasks.","DOI":"10.48550/arXiv.1606.08415","note":"arXiv:1606.08415 [cs]","number":"arXiv:1606.08415","publisher":"arXiv","source":"arXiv.org","title":"Gaussian Error Linear Units (GELUs)","URL":"http://arxiv.org/abs/1606.08415","author":[{"family":"Hendrycks","given":"Dan"},{"family":"Gimpel","given":"Kevin"}],"accessed":{"date-parts":[["2026",3,6]]},"issued":{"date-parts":[["2023",6,6]]}}}],"schema":"https://github.com/citation-style-language/schema/raw/master/csl-citation.json"} </w:instrText>
      </w:r>
      <w:r w:rsidRPr="00E87BF2">
        <w:rPr>
          <w:color w:val="000000" w:themeColor="text1"/>
        </w:rPr>
        <w:fldChar w:fldCharType="separate"/>
      </w:r>
      <w:r w:rsidR="00303840" w:rsidRPr="00303840">
        <w:rPr>
          <w:rFonts w:eastAsiaTheme="minorHAnsi" w:cs="Arial"/>
          <w:color w:val="000000"/>
          <w:vertAlign w:val="superscript"/>
          <w14:ligatures w14:val="standardContextual"/>
        </w:rPr>
        <w:t>53</w:t>
      </w:r>
      <w:r w:rsidRPr="00E87BF2">
        <w:rPr>
          <w:color w:val="000000" w:themeColor="text1"/>
        </w:rPr>
        <w:fldChar w:fldCharType="end"/>
      </w:r>
      <w:r w:rsidRPr="00E87BF2">
        <w:rPr>
          <w:color w:val="000000" w:themeColor="text1"/>
        </w:rPr>
        <w:t xml:space="preserve"> and terminated the network with a single linear node to output the scalar acceleration energy.</w:t>
      </w:r>
      <w:r w:rsidR="00D925E5">
        <w:rPr>
          <w:color w:val="000000" w:themeColor="text1"/>
        </w:rPr>
        <w:t xml:space="preserve"> </w:t>
      </w:r>
      <w:r w:rsidR="00D925E5" w:rsidRPr="002C332F">
        <w:rPr>
          <w:rFonts w:eastAsia="Arial" w:cs="Arial"/>
          <w:color w:val="000000"/>
          <w:szCs w:val="20"/>
        </w:rPr>
        <w:t xml:space="preserve">Batch </w:t>
      </w:r>
      <w:r w:rsidR="00D925E5" w:rsidRPr="002C332F">
        <w:rPr>
          <w:rFonts w:eastAsia="Arial" w:cs="Arial"/>
          <w:color w:val="000000"/>
          <w:szCs w:val="20"/>
        </w:rPr>
        <w:lastRenderedPageBreak/>
        <w:t xml:space="preserve">normalization was not applied within the </w:t>
      </w:r>
      <w:r w:rsidR="00D925E5">
        <w:rPr>
          <w:rFonts w:eastAsia="Arial" w:cs="Arial"/>
          <w:color w:val="000000"/>
          <w:szCs w:val="20"/>
        </w:rPr>
        <w:t>layers</w:t>
      </w:r>
      <w:r w:rsidR="00D925E5" w:rsidRPr="002C332F">
        <w:rPr>
          <w:rFonts w:eastAsia="Arial" w:cs="Arial"/>
          <w:color w:val="000000"/>
          <w:szCs w:val="20"/>
        </w:rPr>
        <w:t>; instead, the six input coordinates were standardized using fixed dataset-level statistics before training, and the corresponding chain-rule scaling was used to convert derivatives in normalized coordinates back to physical torque units.</w:t>
      </w:r>
    </w:p>
    <w:p w14:paraId="75CC26E2" w14:textId="77777777" w:rsidR="0037135B" w:rsidRPr="00401192" w:rsidRDefault="0037135B" w:rsidP="004D2FF5">
      <w:pPr>
        <w:pStyle w:val="Heading3"/>
        <w:spacing w:before="100" w:beforeAutospacing="1" w:after="100" w:afterAutospacing="1"/>
      </w:pPr>
      <w:r w:rsidRPr="00A9750D">
        <w:t>Physics-informed loss formulation</w:t>
      </w:r>
    </w:p>
    <w:p w14:paraId="255D4385" w14:textId="740FAD90" w:rsidR="00375F97" w:rsidRDefault="0037135B" w:rsidP="004D2FF5">
      <w:pPr>
        <w:spacing w:before="100" w:beforeAutospacing="1" w:after="100" w:afterAutospacing="1"/>
        <w:rPr>
          <w:color w:val="000000"/>
        </w:rPr>
      </w:pPr>
      <w:r w:rsidRPr="00A9750D">
        <w:rPr>
          <w:color w:val="000000"/>
        </w:rPr>
        <w:t>To train the network, we formulated a physics-informed loss function based on the Gibbs-Appell equations. Rather than computing a loss on the scalar acceleration energy output directly, we evaluated the network</w:t>
      </w:r>
      <w:r w:rsidR="004629FB">
        <w:rPr>
          <w:color w:val="000000"/>
        </w:rPr>
        <w:t>’</w:t>
      </w:r>
      <w:r w:rsidRPr="00A9750D">
        <w:rPr>
          <w:color w:val="000000"/>
        </w:rPr>
        <w:t xml:space="preserve">s ability to predict joint torques. </w:t>
      </w:r>
      <w:r w:rsidRPr="00A46722">
        <w:rPr>
          <w:color w:val="000000"/>
        </w:rPr>
        <w:t xml:space="preserve">We chose this gradient-based supervision for two reasons. </w:t>
      </w:r>
      <w:r w:rsidR="00375F97">
        <w:rPr>
          <w:color w:val="000000"/>
        </w:rPr>
        <w:t>T</w:t>
      </w:r>
      <w:r w:rsidRPr="00375F97">
        <w:rPr>
          <w:color w:val="000000"/>
        </w:rPr>
        <w:t>heoretically</w:t>
      </w:r>
      <w:r w:rsidRPr="00A46722">
        <w:rPr>
          <w:color w:val="000000"/>
        </w:rPr>
        <w:t xml:space="preserve">, minimizing the error on a scalar function does not guarantee that a neural network will accurately capture </w:t>
      </w:r>
      <w:r w:rsidR="00C26074">
        <w:rPr>
          <w:color w:val="000000"/>
        </w:rPr>
        <w:t>the function’s</w:t>
      </w:r>
      <w:r w:rsidRPr="00A46722">
        <w:rPr>
          <w:color w:val="000000"/>
        </w:rPr>
        <w:t xml:space="preserve"> gradients, which are required to represent the actual </w:t>
      </w:r>
      <w:r w:rsidR="0011075C">
        <w:rPr>
          <w:color w:val="000000"/>
        </w:rPr>
        <w:t>equations of motion</w:t>
      </w:r>
      <w:r w:rsidR="00375F97">
        <w:rPr>
          <w:color w:val="000000"/>
        </w:rPr>
        <w:t>. P</w:t>
      </w:r>
      <w:r w:rsidRPr="00375F97">
        <w:rPr>
          <w:color w:val="000000"/>
        </w:rPr>
        <w:t>ractically</w:t>
      </w:r>
      <w:r w:rsidRPr="00A46722">
        <w:rPr>
          <w:color w:val="000000"/>
        </w:rPr>
        <w:t xml:space="preserve">, deriving the analytical Appell acceleration energy </w:t>
      </w:r>
      <w:r w:rsidR="00C26074">
        <w:rPr>
          <w:color w:val="000000"/>
        </w:rPr>
        <w:t>is</w:t>
      </w:r>
      <w:r w:rsidRPr="00A46722">
        <w:rPr>
          <w:color w:val="000000"/>
        </w:rPr>
        <w:t xml:space="preserve"> cumbersome for complex, high-</w:t>
      </w:r>
      <w:r>
        <w:rPr>
          <w:color w:val="000000"/>
        </w:rPr>
        <w:t>DOF</w:t>
      </w:r>
      <w:r w:rsidRPr="00A46722">
        <w:rPr>
          <w:color w:val="000000"/>
        </w:rPr>
        <w:t xml:space="preserve"> systems, whereas joint torques are standard physical quantities that can be </w:t>
      </w:r>
      <w:del w:id="20" w:author="Douglas Weber" w:date="2026-05-30T07:41:00Z" w16du:dateUtc="2026-05-30T11:41:00Z">
        <w:r w:rsidRPr="00A46722" w:rsidDel="00FE6818">
          <w:rPr>
            <w:color w:val="000000"/>
          </w:rPr>
          <w:delText xml:space="preserve">readily </w:delText>
        </w:r>
      </w:del>
      <w:r w:rsidRPr="00A46722">
        <w:rPr>
          <w:color w:val="000000"/>
        </w:rPr>
        <w:t xml:space="preserve">obtained </w:t>
      </w:r>
      <w:ins w:id="21" w:author="Douglas Weber" w:date="2026-05-30T07:41:00Z" w16du:dateUtc="2026-05-30T11:41:00Z">
        <w:r w:rsidR="00FE6818" w:rsidRPr="00A46722">
          <w:rPr>
            <w:color w:val="000000"/>
          </w:rPr>
          <w:t xml:space="preserve">readily </w:t>
        </w:r>
      </w:ins>
      <w:r w:rsidRPr="00A46722">
        <w:rPr>
          <w:color w:val="000000"/>
        </w:rPr>
        <w:t>via sensors or inverse dynamics solvers.</w:t>
      </w:r>
      <w:r w:rsidR="00375F97" w:rsidRPr="00375F97">
        <w:rPr>
          <w:color w:val="000000"/>
        </w:rPr>
        <w:t xml:space="preserve"> </w:t>
      </w:r>
      <w:r w:rsidR="007F271F" w:rsidRPr="007F271F">
        <w:rPr>
          <w:color w:val="000000"/>
        </w:rPr>
        <w:t>Notably, the relevant constraint is not global recovery of the scalar acceleration-energy surface, but accuracy of the scaled input-gradient that enters the Gibbs–Appell equations. Our loss therefore supervises this derivative quantity directly, consistent with Sobolev training, where derivative information is incorporated into the learning objective</w:t>
      </w:r>
      <w:r w:rsidR="00375F97">
        <w:rPr>
          <w:color w:val="000000"/>
        </w:rPr>
        <w:fldChar w:fldCharType="begin"/>
      </w:r>
      <w:r w:rsidR="00375F97">
        <w:rPr>
          <w:color w:val="000000"/>
        </w:rPr>
        <w:instrText xml:space="preserve"> ADDIN ZOTERO_ITEM CSL_CITATION {"citationID":"8KbZZHIi","properties":{"unsorted":false,"formattedCitation":"\\super 54\\nosupersub{}","plainCitation":"54","noteIndex":0},"citationItems":[{"id":703,"uris":["http://zotero.org/users/19127629/items/M658F65P"],"itemData":{"id":703,"type":"paper-conference","container-title":"Advances in Neural Information Processing Systems","publisher":"Curran Associates, Inc.","source":"Neural Information Processing Systems","title":"Sobolev Training for Neural Networks","URL":"https://proceedings.neurips.cc/paper_files/paper/2017/hash/758a06618c69880a6cee5314ee42d52f-Abstract.html","volume":"30","author":[{"family":"Czarnecki","given":"Wojciech M."},{"family":"Osindero","given":"Simon"},{"family":"Jaderberg","given":"Max"},{"family":"Swirszcz","given":"Grzegorz"},{"family":"Pascanu","given":"Razvan"}],"accessed":{"date-parts":[["2026",5,26]]},"issued":{"date-parts":[["2017"]]}}}],"schema":"https://github.com/citation-style-language/schema/raw/master/csl-citation.json"} </w:instrText>
      </w:r>
      <w:r w:rsidR="00375F97">
        <w:rPr>
          <w:color w:val="000000"/>
        </w:rPr>
        <w:fldChar w:fldCharType="separate"/>
      </w:r>
      <w:r w:rsidR="00375F97" w:rsidRPr="00375F97">
        <w:rPr>
          <w:rFonts w:eastAsiaTheme="minorHAnsi" w:cs="Arial"/>
          <w:color w:val="000000"/>
          <w:vertAlign w:val="superscript"/>
          <w14:ligatures w14:val="standardContextual"/>
        </w:rPr>
        <w:t>54</w:t>
      </w:r>
      <w:r w:rsidR="00375F97">
        <w:rPr>
          <w:color w:val="000000"/>
        </w:rPr>
        <w:fldChar w:fldCharType="end"/>
      </w:r>
      <w:r w:rsidR="00375F97">
        <w:rPr>
          <w:color w:val="000000"/>
        </w:rPr>
        <w:t>.</w:t>
      </w:r>
    </w:p>
    <w:p w14:paraId="7B23CF47" w14:textId="1A0BF77D" w:rsidR="0037135B" w:rsidRPr="00A9750D" w:rsidRDefault="0037135B" w:rsidP="004D2FF5">
      <w:pPr>
        <w:spacing w:before="100" w:beforeAutospacing="1" w:after="100" w:afterAutospacing="1"/>
        <w:rPr>
          <w:color w:val="000000"/>
        </w:rPr>
      </w:pPr>
      <w:r w:rsidRPr="00A9750D">
        <w:rPr>
          <w:color w:val="000000"/>
        </w:rPr>
        <w:t>During each forward pass, we computed the partial derivatives of the network</w:t>
      </w:r>
      <w:r w:rsidR="004629FB">
        <w:rPr>
          <w:color w:val="000000"/>
        </w:rPr>
        <w:t>’</w:t>
      </w:r>
      <w:r w:rsidRPr="00A9750D">
        <w:rPr>
          <w:color w:val="000000"/>
        </w:rPr>
        <w:t xml:space="preserve">s output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net</m:t>
                </m:r>
              </m:sub>
            </m:sSub>
          </m:e>
          <m:sup>
            <m:r>
              <w:rPr>
                <w:rFonts w:ascii="Cambria Math" w:hAnsi="Cambria Math"/>
              </w:rPr>
              <m:t>*</m:t>
            </m:r>
          </m:sup>
        </m:sSup>
      </m:oMath>
      <w:r w:rsidRPr="00A9750D">
        <w:rPr>
          <w:b/>
          <w:bCs/>
        </w:rPr>
        <w:t xml:space="preserve"> </w:t>
      </w:r>
      <w:r w:rsidRPr="00A9750D">
        <w:rPr>
          <w:color w:val="000000"/>
        </w:rPr>
        <w:t xml:space="preserve">with respect to the normalized input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rPr>
          <w:iCs/>
        </w:rPr>
        <w:t xml:space="preserve"> </w:t>
      </w:r>
      <w:r w:rsidRPr="00A9750D">
        <w:rPr>
          <w:color w:val="000000"/>
        </w:rPr>
        <w:t xml:space="preserve">using automatic differentiation. We multiplied these dimensionless gradients by the precomputed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oMath>
      <w:r w:rsidRPr="00A9750D">
        <w:t xml:space="preserve"> </w:t>
      </w:r>
      <w:r w:rsidRPr="00A9750D">
        <w:rPr>
          <w:color w:val="000000"/>
        </w:rPr>
        <w:t>to predict torques,</w:t>
      </w:r>
      <w:r w:rsidRPr="00A9750D">
        <w:rPr>
          <w:rFonts w:eastAsia="MingLiU_MSCS"/>
          <w:b/>
          <w:bCs/>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rFonts w:eastAsia="MingLiU_MSCS"/>
        </w:rPr>
        <w:t xml:space="preserve">. </w:t>
      </w:r>
      <w:r w:rsidRPr="00A9750D">
        <w:rPr>
          <w:color w:val="000000"/>
        </w:rPr>
        <w:t xml:space="preserve">We defined the optimization objective as the mean squared error between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b/>
          <w:bCs/>
        </w:rPr>
        <w:t xml:space="preserve"> </w:t>
      </w:r>
      <w:r w:rsidRPr="00A9750D">
        <w:rPr>
          <w:color w:val="000000"/>
        </w:rPr>
        <w:t xml:space="preserve">and the ground-truth joint torques </w:t>
      </w:r>
      <m:oMath>
        <m:r>
          <m:rPr>
            <m:sty m:val="b"/>
          </m:rPr>
          <w:rPr>
            <w:rFonts w:ascii="Cambria Math" w:eastAsia="MingLiU_MSCS" w:hAnsi="Cambria Math"/>
          </w:rPr>
          <m:t>τ</m:t>
        </m:r>
      </m:oMath>
      <w:r w:rsidRPr="00A9750D">
        <w:rPr>
          <w:color w:val="000000"/>
        </w:rPr>
        <w:t xml:space="preserve"> across the batch size </w:t>
      </w:r>
      <m:oMath>
        <m:r>
          <w:rPr>
            <w:rFonts w:ascii="Cambria Math" w:hAnsi="Cambria Math"/>
            <w:color w:val="000000"/>
          </w:rPr>
          <m:t>B=64</m:t>
        </m:r>
      </m:oMath>
      <w:r w:rsidRPr="00A9750D">
        <w:rPr>
          <w:color w:val="000000"/>
        </w:rPr>
        <w:t>:</w:t>
      </w:r>
    </w:p>
    <w:p w14:paraId="27D3D3C6" w14:textId="77777777" w:rsidR="0037135B" w:rsidRPr="00A9750D" w:rsidRDefault="0037135B" w:rsidP="004D2FF5">
      <w:pPr>
        <w:spacing w:before="100" w:beforeAutospacing="1" w:after="100" w:afterAutospacing="1"/>
        <w:rPr>
          <w:color w:val="000000"/>
        </w:rPr>
      </w:pPr>
      <m:oMathPara>
        <m:oMath>
          <m:r>
            <m:rPr>
              <m:scr m:val="script"/>
            </m:rPr>
            <w:rPr>
              <w:rFonts w:ascii="Cambria Math" w:hAnsi="Cambria Math"/>
              <w:color w:val="000000"/>
            </w:rPr>
            <m:t>L=</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B</m:t>
              </m:r>
            </m:den>
          </m:f>
          <m:sSup>
            <m:sSupPr>
              <m:ctrlPr>
                <w:rPr>
                  <w:rFonts w:ascii="Cambria Math" w:hAnsi="Cambria Math"/>
                  <w:i/>
                  <w:color w:val="000000"/>
                </w:rPr>
              </m:ctrlPr>
            </m:sSupPr>
            <m:e>
              <m:nary>
                <m:naryPr>
                  <m:chr m:val="∑"/>
                  <m:limLoc m:val="undOvr"/>
                  <m:ctrlPr>
                    <w:rPr>
                      <w:rFonts w:ascii="Cambria Math" w:hAnsi="Cambria Math"/>
                      <w:i/>
                      <w:color w:val="000000"/>
                    </w:rPr>
                  </m:ctrlPr>
                </m:naryPr>
                <m:sub>
                  <m:r>
                    <w:rPr>
                      <w:rFonts w:ascii="Cambria Math" w:hAnsi="Cambria Math"/>
                      <w:color w:val="000000"/>
                    </w:rPr>
                    <m:t>k=1</m:t>
                  </m:r>
                </m:sub>
                <m:sup>
                  <m:r>
                    <w:rPr>
                      <w:rFonts w:ascii="Cambria Math" w:hAnsi="Cambria Math"/>
                      <w:color w:val="000000"/>
                    </w:rPr>
                    <m:t>B</m:t>
                  </m:r>
                </m:sup>
                <m:e>
                  <m:d>
                    <m:dPr>
                      <m:begChr m:val="‖"/>
                      <m:endChr m:val="‖"/>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S</m:t>
                                  </m:r>
                                </m:e>
                                <m:sub>
                                  <m:r>
                                    <w:rPr>
                                      <w:rFonts w:ascii="Cambria Math" w:hAnsi="Cambria Math"/>
                                    </w:rPr>
                                    <m:t>k</m:t>
                                  </m:r>
                                </m:sub>
                              </m:sSub>
                            </m:e>
                            <m:sup>
                              <m:r>
                                <m:rPr>
                                  <m:sty m:val="bi"/>
                                </m:rPr>
                                <w:rPr>
                                  <w:rFonts w:ascii="Cambria Math" w:hAnsi="Cambria Math"/>
                                </w:rPr>
                                <m:t>*</m:t>
                              </m:r>
                            </m:sup>
                          </m:sSup>
                        </m:num>
                        <m:den>
                          <m:r>
                            <w:rPr>
                              <w:rFonts w:ascii="Cambria Math" w:hAnsi="Cambria Math"/>
                              <w:color w:val="000000"/>
                            </w:rPr>
                            <m:t>∂</m:t>
                          </m:r>
                          <m:sSup>
                            <m:sSupPr>
                              <m:ctrlPr>
                                <w:rPr>
                                  <w:rFonts w:ascii="Cambria Math" w:hAnsi="Cambria Math"/>
                                  <w:iCs/>
                                </w:rPr>
                              </m:ctrlPr>
                            </m:sSupPr>
                            <m:e>
                              <m:sSub>
                                <m:sSubPr>
                                  <m:ctrlPr>
                                    <w:rPr>
                                      <w:rFonts w:ascii="Cambria Math" w:hAnsi="Cambria Math"/>
                                      <w:iCs/>
                                    </w:rPr>
                                  </m:ctrlPr>
                                </m:sSubPr>
                                <m:e>
                                  <m:acc>
                                    <m:accPr>
                                      <m:chr m:val="̈"/>
                                      <m:ctrlPr>
                                        <w:rPr>
                                          <w:rFonts w:ascii="Cambria Math" w:hAnsi="Cambria Math"/>
                                          <w:iCs/>
                                        </w:rPr>
                                      </m:ctrlPr>
                                    </m:accPr>
                                    <m:e>
                                      <m:r>
                                        <m:rPr>
                                          <m:sty m:val="b"/>
                                        </m:rPr>
                                        <w:rPr>
                                          <w:rFonts w:ascii="Cambria Math" w:hAnsi="Cambria Math"/>
                                        </w:rPr>
                                        <m:t>q</m:t>
                                      </m:r>
                                    </m:e>
                                  </m:acc>
                                </m:e>
                                <m:sub>
                                  <m:r>
                                    <w:rPr>
                                      <w:rFonts w:ascii="Cambria Math" w:hAnsi="Cambria Math"/>
                                    </w:rPr>
                                    <m:t>k</m:t>
                                  </m:r>
                                </m:sub>
                              </m:sSub>
                            </m:e>
                            <m:sup>
                              <m:r>
                                <w:rPr>
                                  <w:rFonts w:ascii="Cambria Math" w:hAnsi="Cambria Math"/>
                                </w:rPr>
                                <m:t>*</m:t>
                              </m:r>
                            </m:sup>
                          </m:sSup>
                        </m:den>
                      </m:f>
                      <m:r>
                        <w:rPr>
                          <w:rFonts w:ascii="Cambria Math" w:hAnsi="Cambria Math"/>
                          <w:color w:val="000000"/>
                        </w:rPr>
                        <m:t>-</m:t>
                      </m:r>
                      <m:sSub>
                        <m:sSubPr>
                          <m:ctrlPr>
                            <w:rPr>
                              <w:rFonts w:ascii="Cambria Math" w:hAnsi="Cambria Math"/>
                              <w:b/>
                              <w:bCs/>
                              <w:iCs/>
                              <w:color w:val="000000"/>
                            </w:rPr>
                          </m:ctrlPr>
                        </m:sSubPr>
                        <m:e>
                          <m:r>
                            <m:rPr>
                              <m:sty m:val="b"/>
                            </m:rPr>
                            <w:rPr>
                              <w:rFonts w:ascii="Cambria Math" w:hAnsi="Cambria Math"/>
                              <w:color w:val="000000"/>
                            </w:rPr>
                            <m:t>τ</m:t>
                          </m:r>
                        </m:e>
                        <m:sub>
                          <m:r>
                            <w:rPr>
                              <w:rFonts w:ascii="Cambria Math" w:hAnsi="Cambria Math"/>
                              <w:color w:val="000000"/>
                            </w:rPr>
                            <m:t>k</m:t>
                          </m:r>
                        </m:sub>
                      </m:sSub>
                    </m:e>
                  </m:d>
                </m:e>
              </m:nary>
            </m:e>
            <m:sup>
              <m:r>
                <w:rPr>
                  <w:rFonts w:ascii="Cambria Math" w:hAnsi="Cambria Math"/>
                  <w:color w:val="000000"/>
                </w:rPr>
                <m:t>2</m:t>
              </m:r>
            </m:sup>
          </m:sSup>
          <m:r>
            <w:rPr>
              <w:rFonts w:ascii="Cambria Math" w:hAnsi="Cambria Math"/>
              <w:color w:val="000000"/>
            </w:rPr>
            <m:t>,</m:t>
          </m:r>
        </m:oMath>
      </m:oMathPara>
    </w:p>
    <w:p w14:paraId="04702BE0" w14:textId="686F173E" w:rsidR="0037135B" w:rsidRPr="00A9750D" w:rsidRDefault="0037135B" w:rsidP="004D2FF5">
      <w:pPr>
        <w:spacing w:before="100" w:beforeAutospacing="1" w:after="100" w:afterAutospacing="1"/>
        <w:rPr>
          <w:color w:val="000000"/>
        </w:rPr>
      </w:pPr>
      <w:r w:rsidRPr="00A9750D">
        <w:rPr>
          <w:color w:val="000000"/>
        </w:rPr>
        <w:lastRenderedPageBreak/>
        <w:t xml:space="preserve">where </w:t>
      </w:r>
      <m:oMath>
        <m:r>
          <w:rPr>
            <w:rFonts w:ascii="Cambria Math" w:hAnsi="Cambria Math"/>
            <w:color w:val="000000"/>
          </w:rPr>
          <m:t>k</m:t>
        </m:r>
      </m:oMath>
      <w:r w:rsidRPr="00A9750D">
        <w:rPr>
          <w:color w:val="000000"/>
        </w:rPr>
        <w:t xml:space="preserve"> is the index variable for the individual data samples within a given mini-batch</w:t>
      </w:r>
      <w:r w:rsidR="00EE623D">
        <w:rPr>
          <w:color w:val="000000"/>
        </w:rPr>
        <w:t xml:space="preserve"> (a </w:t>
      </w:r>
      <w:r w:rsidR="00A034C6" w:rsidRPr="00A034C6">
        <w:rPr>
          <w:color w:val="000000"/>
        </w:rPr>
        <w:t>set of</w:t>
      </w:r>
      <w:r w:rsidR="00EE623D">
        <w:rPr>
          <w:color w:val="000000"/>
        </w:rPr>
        <w:t xml:space="preserve"> </w:t>
      </w:r>
      <w:r w:rsidR="00A034C6" w:rsidRPr="00A034C6">
        <w:rPr>
          <w:color w:val="000000"/>
        </w:rPr>
        <w:t>samples processed</w:t>
      </w:r>
      <w:r w:rsidR="00A034C6">
        <w:rPr>
          <w:color w:val="000000"/>
        </w:rPr>
        <w:t xml:space="preserve"> </w:t>
      </w:r>
      <w:r w:rsidR="00A034C6" w:rsidRPr="00A034C6">
        <w:rPr>
          <w:color w:val="000000"/>
        </w:rPr>
        <w:t>together</w:t>
      </w:r>
      <w:r w:rsidR="00EE623D">
        <w:rPr>
          <w:color w:val="000000"/>
        </w:rPr>
        <w:t>)</w:t>
      </w:r>
      <w:r w:rsidR="00A034C6" w:rsidRPr="00A034C6">
        <w:rPr>
          <w:color w:val="000000"/>
        </w:rPr>
        <w:t>.</w:t>
      </w:r>
      <w:r w:rsidR="00A034C6">
        <w:rPr>
          <w:color w:val="000000"/>
        </w:rPr>
        <w:t xml:space="preserve"> </w:t>
      </w:r>
      <w:r w:rsidR="00C26074">
        <w:rPr>
          <w:color w:val="000000"/>
        </w:rPr>
        <w:t>This</w:t>
      </w:r>
      <w:r w:rsidRPr="00E91267">
        <w:rPr>
          <w:color w:val="000000"/>
        </w:rPr>
        <w:t xml:space="preserve"> formulation constrained the network to learn the underlying scalar energy </w:t>
      </w:r>
      <w:r>
        <w:rPr>
          <w:color w:val="000000"/>
        </w:rPr>
        <w:t>space</w:t>
      </w:r>
      <w:r w:rsidRPr="00E91267">
        <w:rPr>
          <w:color w:val="000000"/>
        </w:rPr>
        <w:t xml:space="preserve"> exclusively through the supervision of its vector</w:t>
      </w:r>
      <w:r w:rsidRPr="00A9750D">
        <w:rPr>
          <w:color w:val="000000"/>
        </w:rPr>
        <w:t xml:space="preserve"> </w:t>
      </w:r>
      <w:r w:rsidRPr="00E91267">
        <w:rPr>
          <w:color w:val="000000"/>
        </w:rPr>
        <w:t>field gradients.</w:t>
      </w:r>
    </w:p>
    <w:p w14:paraId="37A32DDD" w14:textId="5DC1CF81" w:rsidR="0037135B" w:rsidRPr="0025149C" w:rsidRDefault="0037135B" w:rsidP="004D2FF5">
      <w:pPr>
        <w:pStyle w:val="Heading3"/>
        <w:spacing w:before="100" w:beforeAutospacing="1" w:after="100" w:afterAutospacing="1"/>
      </w:pPr>
      <w:r w:rsidRPr="00A9750D">
        <w:t>Hyperparameter optimization and architectural search</w:t>
      </w:r>
    </w:p>
    <w:p w14:paraId="0A234105" w14:textId="106A3695" w:rsidR="0037135B" w:rsidRDefault="0037135B" w:rsidP="004D2FF5">
      <w:pPr>
        <w:spacing w:before="100" w:beforeAutospacing="1" w:after="100" w:afterAutospacing="1"/>
        <w:rPr>
          <w:rFonts w:cs="Arial"/>
          <w:color w:val="000000"/>
        </w:rPr>
      </w:pPr>
      <w:r w:rsidRPr="00A31BD5">
        <w:rPr>
          <w:rFonts w:cs="Arial"/>
          <w:color w:val="000000"/>
        </w:rPr>
        <w:t>To identify the optimal network architecture and training hyperparameters, we conducted a systematic hyperparameter search</w:t>
      </w:r>
      <w:r w:rsidRPr="00A31BD5">
        <w:rPr>
          <w:rFonts w:cs="Arial"/>
          <w:color w:val="000000"/>
        </w:rPr>
        <w:fldChar w:fldCharType="begin"/>
      </w:r>
      <w:r w:rsidR="00375F97">
        <w:rPr>
          <w:rFonts w:cs="Arial"/>
          <w:color w:val="000000"/>
        </w:rPr>
        <w:instrText xml:space="preserve"> ADDIN ZOTERO_ITEM CSL_CITATION {"citationID":"9GkF8NVg","properties":{"formattedCitation":"\\super 55\\nosupersub{}","plainCitation":"55","noteIndex":0},"citationItems":[{"id":89,"uris":["http://zotero.org/users/19127629/items/DFQK6EXD"],"itemData":{"id":89,"type":"article","abstract":"The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(https://github.com/pfnet/optuna/).","DOI":"10.48550/arXiv.1907.10902","note":"arXiv:1907.10902 [cs]","number":"arXiv:1907.10902","publisher":"arXiv","source":"arXiv.org","title":"Optuna: A Next-generation Hyperparameter Optimization Framework","title-short":"Optuna","URL":"http://arxiv.org/abs/1907.10902","author":[{"family":"Akiba","given":"Takuya"},{"family":"Sano","given":"Shotaro"},{"family":"Yanase","given":"Toshihiko"},{"family":"Ohta","given":"Takeru"},{"family":"Koyama","given":"Masanori"}],"accessed":{"date-parts":[["2026",3,6]]},"issued":{"date-parts":[["2019",7,25]]}}}],"schema":"https://github.com/citation-style-language/schema/raw/master/csl-citation.json"} </w:instrText>
      </w:r>
      <w:r w:rsidRPr="00A31BD5">
        <w:rPr>
          <w:rFonts w:cs="Arial"/>
          <w:color w:val="000000"/>
        </w:rPr>
        <w:fldChar w:fldCharType="separate"/>
      </w:r>
      <w:r w:rsidR="00375F97" w:rsidRPr="00375F97">
        <w:rPr>
          <w:rFonts w:eastAsiaTheme="minorHAnsi" w:cs="Arial"/>
          <w:color w:val="000000"/>
          <w:vertAlign w:val="superscript"/>
          <w14:ligatures w14:val="standardContextual"/>
        </w:rPr>
        <w:t>55</w:t>
      </w:r>
      <w:r w:rsidRPr="00A31BD5">
        <w:rPr>
          <w:rFonts w:cs="Arial"/>
          <w:color w:val="000000"/>
        </w:rPr>
        <w:fldChar w:fldCharType="end"/>
      </w:r>
      <w:r w:rsidRPr="00A31BD5">
        <w:rPr>
          <w:rFonts w:cs="Arial"/>
          <w:color w:val="000000"/>
        </w:rPr>
        <w:t>. We evaluated candidate configurations on an independent dataset of 10</w:t>
      </w:r>
      <w:r w:rsidR="0011075C">
        <w:rPr>
          <w:rFonts w:cs="Arial"/>
          <w:color w:val="000000"/>
        </w:rPr>
        <w:t>,000</w:t>
      </w:r>
      <w:r w:rsidRPr="00A31BD5">
        <w:rPr>
          <w:rFonts w:cs="Arial"/>
          <w:color w:val="000000"/>
        </w:rPr>
        <w:t xml:space="preserve"> kinematic samples</w:t>
      </w:r>
      <w:r w:rsidR="00726EE5">
        <w:rPr>
          <w:rFonts w:cs="Arial"/>
          <w:color w:val="000000"/>
        </w:rPr>
        <w:t xml:space="preserve"> (chosen</w:t>
      </w:r>
      <w:r w:rsidR="00726EE5" w:rsidRPr="00726EE5">
        <w:rPr>
          <w:rFonts w:cs="Arial"/>
          <w:color w:val="000000"/>
        </w:rPr>
        <w:t xml:space="preserve"> to densely span the underlying kinematic phase space</w:t>
      </w:r>
      <w:r w:rsidR="00726EE5">
        <w:rPr>
          <w:rFonts w:cs="Arial"/>
          <w:color w:val="000000"/>
        </w:rPr>
        <w:t>)</w:t>
      </w:r>
      <w:r w:rsidRPr="00A31BD5">
        <w:rPr>
          <w:rFonts w:cs="Arial"/>
          <w:color w:val="000000"/>
        </w:rPr>
        <w:t xml:space="preserve">, partitioned into an 80% training set and a 20% testing set, applying the previously described standardization and chain-rule scaling transformations. The architectural search space included a discrete range of </w:t>
      </w:r>
      <w:r w:rsidR="00856EDB">
        <w:rPr>
          <w:rFonts w:cs="Arial"/>
          <w:color w:val="000000"/>
        </w:rPr>
        <w:t>1</w:t>
      </w:r>
      <w:r w:rsidRPr="00A31BD5">
        <w:rPr>
          <w:rFonts w:cs="Arial"/>
          <w:color w:val="000000"/>
        </w:rPr>
        <w:t xml:space="preserve"> to </w:t>
      </w:r>
      <w:r w:rsidR="00856EDB">
        <w:rPr>
          <w:rFonts w:cs="Arial"/>
          <w:color w:val="000000"/>
        </w:rPr>
        <w:t>10</w:t>
      </w:r>
      <w:r w:rsidRPr="00A31BD5">
        <w:rPr>
          <w:rFonts w:cs="Arial"/>
          <w:color w:val="000000"/>
        </w:rPr>
        <w:t xml:space="preserve"> hidden layers (with 1 to </w:t>
      </w:r>
      <w:r w:rsidR="00856EDB">
        <w:rPr>
          <w:rFonts w:cs="Arial"/>
          <w:color w:val="000000"/>
        </w:rPr>
        <w:t>256</w:t>
      </w:r>
      <w:r w:rsidRPr="00A31BD5">
        <w:rPr>
          <w:rFonts w:cs="Arial"/>
          <w:color w:val="000000"/>
        </w:rPr>
        <w:t xml:space="preserve"> nodes per layer) and a categorical selection of activation functions: GELU, Tanh, Softplus, ELU, and ReLU. Finally, the training learning rate was sampled from a continuous log-uniform distribution between 10</w:t>
      </w:r>
      <w:r w:rsidRPr="00A31BD5">
        <w:rPr>
          <w:rFonts w:cs="Arial"/>
          <w:color w:val="000000"/>
          <w:vertAlign w:val="superscript"/>
        </w:rPr>
        <w:t>-8</w:t>
      </w:r>
      <w:r w:rsidRPr="00A31BD5">
        <w:rPr>
          <w:rFonts w:cs="Arial"/>
          <w:color w:val="000000"/>
        </w:rPr>
        <w:t xml:space="preserve"> and 10</w:t>
      </w:r>
      <w:r w:rsidRPr="00A31BD5">
        <w:rPr>
          <w:rFonts w:cs="Arial"/>
          <w:color w:val="000000"/>
          <w:vertAlign w:val="superscript"/>
        </w:rPr>
        <w:t>-</w:t>
      </w:r>
      <w:r w:rsidR="003A3846">
        <w:rPr>
          <w:rFonts w:cs="Arial"/>
          <w:color w:val="000000"/>
          <w:vertAlign w:val="superscript"/>
        </w:rPr>
        <w:t>1</w:t>
      </w:r>
      <w:r w:rsidRPr="00A31BD5">
        <w:rPr>
          <w:rFonts w:cs="Arial"/>
          <w:color w:val="000000"/>
        </w:rPr>
        <w:t>.</w:t>
      </w:r>
    </w:p>
    <w:p w14:paraId="0582061B" w14:textId="33F4A384" w:rsidR="0037135B" w:rsidRDefault="005B04EB" w:rsidP="004D2FF5">
      <w:pPr>
        <w:spacing w:before="100" w:beforeAutospacing="1" w:after="100" w:afterAutospacing="1"/>
      </w:pPr>
      <w:r w:rsidRPr="005B04EB">
        <w:t>The search space was sampled across 500 independent trials, each representing a distinct parameter set</w:t>
      </w:r>
      <w:r w:rsidR="0037135B" w:rsidRPr="00A31BD5">
        <w:t xml:space="preserve">. We evaluated each set of parameters for 100 epochs, </w:t>
      </w:r>
      <w:r w:rsidR="00A37577">
        <w:t>using</w:t>
      </w:r>
      <w:r w:rsidR="0037135B" w:rsidRPr="00A31BD5">
        <w:t xml:space="preserve"> the physics-informed loss</w:t>
      </w:r>
      <w:r w:rsidR="00A37577">
        <w:t xml:space="preserve"> </w:t>
      </w:r>
      <m:oMath>
        <m:r>
          <m:rPr>
            <m:scr m:val="script"/>
          </m:rPr>
          <w:rPr>
            <w:rFonts w:ascii="Cambria Math" w:hAnsi="Cambria Math"/>
            <w:color w:val="000000"/>
          </w:rPr>
          <m:t>L</m:t>
        </m:r>
      </m:oMath>
      <w:r w:rsidR="00A37577">
        <w:t xml:space="preserve"> </w:t>
      </w:r>
      <w:r w:rsidR="0037135B" w:rsidRPr="00A31BD5">
        <w:t xml:space="preserve">as the minimization objective. To allocate computational resources toward converging models, we employed a median pruning algorithm that terminated trials whose performance was worse than the historical median validation loss after a ten-epoch warmup phase. Of the 500 initiated trials, the pruner terminated </w:t>
      </w:r>
      <w:r w:rsidR="003A3846" w:rsidRPr="003A3846">
        <w:t>319</w:t>
      </w:r>
      <w:r w:rsidR="0037135B" w:rsidRPr="00A31BD5">
        <w:t>.</w:t>
      </w:r>
    </w:p>
    <w:p w14:paraId="6830F081" w14:textId="5EFCB483" w:rsidR="0037135B" w:rsidRDefault="0037135B" w:rsidP="004D2FF5">
      <w:pPr>
        <w:spacing w:before="100" w:beforeAutospacing="1" w:after="100" w:afterAutospacing="1"/>
      </w:pPr>
      <w:r w:rsidRPr="00A31BD5">
        <w:t xml:space="preserve">The algorithm converged on an optimal architecture of </w:t>
      </w:r>
      <w:r w:rsidR="003A3846">
        <w:rPr>
          <w:color w:val="000000" w:themeColor="text1"/>
        </w:rPr>
        <w:t>225</w:t>
      </w:r>
      <w:r w:rsidR="003A3846" w:rsidRPr="00A9750D">
        <w:rPr>
          <w:color w:val="000000" w:themeColor="text1"/>
        </w:rPr>
        <w:t xml:space="preserve">, </w:t>
      </w:r>
      <w:r w:rsidR="003A3846">
        <w:rPr>
          <w:color w:val="000000" w:themeColor="text1"/>
        </w:rPr>
        <w:t>61</w:t>
      </w:r>
      <w:r w:rsidR="003A3846" w:rsidRPr="00A9750D">
        <w:rPr>
          <w:color w:val="000000" w:themeColor="text1"/>
        </w:rPr>
        <w:t xml:space="preserve">, </w:t>
      </w:r>
      <w:r w:rsidR="003A3846">
        <w:rPr>
          <w:color w:val="000000" w:themeColor="text1"/>
        </w:rPr>
        <w:t>91, and</w:t>
      </w:r>
      <w:r w:rsidR="003A3846" w:rsidRPr="00A9750D">
        <w:rPr>
          <w:color w:val="000000" w:themeColor="text1"/>
        </w:rPr>
        <w:t xml:space="preserve"> </w:t>
      </w:r>
      <w:r w:rsidR="003A3846">
        <w:rPr>
          <w:color w:val="000000" w:themeColor="text1"/>
        </w:rPr>
        <w:t>99</w:t>
      </w:r>
      <w:r w:rsidR="003A3846" w:rsidRPr="00A9750D">
        <w:rPr>
          <w:color w:val="000000" w:themeColor="text1"/>
        </w:rPr>
        <w:t xml:space="preserve"> </w:t>
      </w:r>
      <w:r w:rsidR="003A3846">
        <w:rPr>
          <w:color w:val="000000" w:themeColor="text1"/>
        </w:rPr>
        <w:t xml:space="preserve">nodes </w:t>
      </w:r>
      <w:r w:rsidRPr="00A31BD5">
        <w:t xml:space="preserve">for the first, second, </w:t>
      </w:r>
      <w:r w:rsidR="003A3846">
        <w:t>third, and fo</w:t>
      </w:r>
      <w:r w:rsidR="00032144">
        <w:t>u</w:t>
      </w:r>
      <w:r w:rsidR="003A3846">
        <w:t>rth</w:t>
      </w:r>
      <w:r w:rsidRPr="00A31BD5">
        <w:t xml:space="preserve"> hidden layers, respectively, alongside GELU activations and a learning rate of </w:t>
      </w:r>
      <w:r w:rsidR="003A3846">
        <w:rPr>
          <w:color w:val="000000"/>
        </w:rPr>
        <w:t>1</w:t>
      </w:r>
      <w:r w:rsidRPr="00A9750D">
        <w:rPr>
          <w:color w:val="000000"/>
        </w:rPr>
        <w:t>.</w:t>
      </w:r>
      <w:r w:rsidR="003A3846">
        <w:rPr>
          <w:color w:val="000000"/>
        </w:rPr>
        <w:t>13</w:t>
      </w:r>
      <w:r w:rsidRPr="00A9750D">
        <w:rPr>
          <w:color w:val="000000"/>
        </w:rPr>
        <w:t>×10</w:t>
      </w:r>
      <w:r w:rsidRPr="00A9750D">
        <w:rPr>
          <w:color w:val="000000"/>
          <w:vertAlign w:val="superscript"/>
        </w:rPr>
        <w:t>−</w:t>
      </w:r>
      <w:r w:rsidR="003A3846">
        <w:rPr>
          <w:color w:val="000000"/>
          <w:vertAlign w:val="superscript"/>
        </w:rPr>
        <w:t>3</w:t>
      </w:r>
      <w:r>
        <w:rPr>
          <w:color w:val="000000"/>
        </w:rPr>
        <w:t>.</w:t>
      </w:r>
      <w:r>
        <w:rPr>
          <w:color w:val="000000"/>
          <w:vertAlign w:val="superscript"/>
        </w:rPr>
        <w:t xml:space="preserve"> </w:t>
      </w:r>
      <w:r w:rsidRPr="00A31BD5">
        <w:t>This optimal configuration served as the final architecture for all subsequent experiments.</w:t>
      </w:r>
    </w:p>
    <w:p w14:paraId="388775A2" w14:textId="77777777" w:rsidR="0037135B" w:rsidRPr="00A9750D" w:rsidRDefault="0037135B" w:rsidP="004D2FF5">
      <w:pPr>
        <w:pStyle w:val="Heading3"/>
        <w:spacing w:before="100" w:beforeAutospacing="1" w:after="100" w:afterAutospacing="1"/>
      </w:pPr>
      <w:r w:rsidRPr="00A9750D">
        <w:t>Experimental setup and optimization</w:t>
      </w:r>
    </w:p>
    <w:p w14:paraId="3FB8897D" w14:textId="1CBEFE60" w:rsidR="0037135B" w:rsidRPr="003A3846" w:rsidRDefault="003A3846" w:rsidP="004D2FF5">
      <w:pPr>
        <w:spacing w:before="100" w:beforeAutospacing="1" w:after="100" w:afterAutospacing="1"/>
        <w:rPr>
          <w:color w:val="000000" w:themeColor="text1"/>
        </w:rPr>
      </w:pPr>
      <w:r w:rsidRPr="003A3846">
        <w:rPr>
          <w:color w:val="000000" w:themeColor="text1"/>
        </w:rPr>
        <w:t xml:space="preserve">To evaluate the data requirements of the architecture, independent models of the same architecture were trained on nine datasets doubling in size from 1,000 to 256,000 </w:t>
      </w:r>
      <w:r w:rsidR="0037135B" w:rsidRPr="004736BB">
        <w:rPr>
          <w:rFonts w:cs="Arial"/>
        </w:rPr>
        <w:t xml:space="preserve">total vectors </w:t>
      </w:r>
      <m:oMath>
        <m:sSup>
          <m:sSupPr>
            <m:ctrlPr>
              <w:rPr>
                <w:rFonts w:ascii="Cambria Math" w:hAnsi="Cambria Math" w:cs="Arial"/>
                <w:iCs/>
              </w:rPr>
            </m:ctrlPr>
          </m:sSupPr>
          <m:e>
            <m:r>
              <m:rPr>
                <m:sty m:val="b"/>
              </m:rPr>
              <w:rPr>
                <w:rFonts w:ascii="Cambria Math" w:hAnsi="Cambria Math" w:cs="Arial"/>
              </w:rPr>
              <m:t>z</m:t>
            </m:r>
          </m:e>
          <m:sup>
            <m:r>
              <w:rPr>
                <w:rFonts w:ascii="Cambria Math" w:hAnsi="Cambria Math" w:cs="Arial"/>
              </w:rPr>
              <m:t>*</m:t>
            </m:r>
          </m:sup>
        </m:sSup>
      </m:oMath>
      <w:r w:rsidR="0037135B" w:rsidRPr="004736BB">
        <w:rPr>
          <w:rFonts w:cs="Arial"/>
        </w:rPr>
        <w:t xml:space="preserve">. Each dataset was partitioned using the established 80% training and 20% testing split. The network weights were optimized </w:t>
      </w:r>
      <w:r w:rsidR="0037135B" w:rsidRPr="004736BB">
        <w:rPr>
          <w:rFonts w:cs="Arial"/>
        </w:rPr>
        <w:lastRenderedPageBreak/>
        <w:t>using the Adam algorithm</w:t>
      </w:r>
      <w:r w:rsidR="0037135B" w:rsidRPr="004736BB">
        <w:rPr>
          <w:rFonts w:cs="Arial"/>
        </w:rPr>
        <w:fldChar w:fldCharType="begin"/>
      </w:r>
      <w:r w:rsidR="00375F97">
        <w:rPr>
          <w:rFonts w:cs="Arial"/>
        </w:rPr>
        <w:instrText xml:space="preserve"> ADDIN ZOTERO_ITEM CSL_CITATION {"citationID":"jcy0HzRP","properties":{"formattedCitation":"\\super 56\\nosupersub{}","plainCitation":"56","noteIndex":0},"citationItems":[{"id":93,"uris":["http://zotero.org/users/19127629/items/7M2JFX3Y"],"itemData":{"id":93,"type":"article","abstract":"We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P."},{"family":"Ba","given":"Jimmy"}],"accessed":{"date-parts":[["2026",3,6]]},"issued":{"date-parts":[["2017",1,30]]}}}],"schema":"https://github.com/citation-style-language/schema/raw/master/csl-citation.json"} </w:instrText>
      </w:r>
      <w:r w:rsidR="0037135B" w:rsidRPr="004736BB">
        <w:rPr>
          <w:rFonts w:cs="Arial"/>
        </w:rPr>
        <w:fldChar w:fldCharType="separate"/>
      </w:r>
      <w:r w:rsidR="00375F97" w:rsidRPr="00375F97">
        <w:rPr>
          <w:rFonts w:eastAsiaTheme="minorHAnsi" w:cs="Arial"/>
          <w:vertAlign w:val="superscript"/>
          <w14:ligatures w14:val="standardContextual"/>
        </w:rPr>
        <w:t>56</w:t>
      </w:r>
      <w:r w:rsidR="0037135B" w:rsidRPr="004736BB">
        <w:rPr>
          <w:rFonts w:cs="Arial"/>
        </w:rPr>
        <w:fldChar w:fldCharType="end"/>
      </w:r>
      <w:r w:rsidR="0037135B" w:rsidRPr="004736BB">
        <w:rPr>
          <w:rFonts w:cs="Arial"/>
        </w:rPr>
        <w:t xml:space="preserve"> with the optimal learning rate described in </w:t>
      </w:r>
      <w:r w:rsidR="00D925E5">
        <w:rPr>
          <w:rFonts w:cs="Arial"/>
        </w:rPr>
        <w:t xml:space="preserve">the </w:t>
      </w:r>
      <w:r w:rsidR="0037135B" w:rsidRPr="004736BB">
        <w:rPr>
          <w:rFonts w:cs="Arial"/>
        </w:rPr>
        <w:t xml:space="preserve">previous section. Each </w:t>
      </w:r>
      <w:r w:rsidR="0037135B" w:rsidRPr="004736BB">
        <w:rPr>
          <w:rFonts w:cs="Arial"/>
          <w:color w:val="000000" w:themeColor="text1"/>
        </w:rPr>
        <w:t xml:space="preserve">model was trained for </w:t>
      </w:r>
      <w:r>
        <w:rPr>
          <w:rFonts w:cs="Arial"/>
        </w:rPr>
        <w:t>3</w:t>
      </w:r>
      <w:r w:rsidR="005B04EB">
        <w:rPr>
          <w:rFonts w:cs="Arial"/>
        </w:rPr>
        <w:t>,000</w:t>
      </w:r>
      <w:r w:rsidR="0037135B" w:rsidRPr="004736BB">
        <w:rPr>
          <w:rFonts w:cs="Arial"/>
          <w:color w:val="000000"/>
        </w:rPr>
        <w:t xml:space="preserve"> </w:t>
      </w:r>
      <w:r w:rsidR="0037135B" w:rsidRPr="004736BB">
        <w:rPr>
          <w:rFonts w:cs="Arial"/>
          <w:color w:val="000000" w:themeColor="text1"/>
        </w:rPr>
        <w:t>epochs. Continuous training loss and periodic validation loss were recorded to evaluate convergence, and inference timing</w:t>
      </w:r>
      <w:r w:rsidR="0037135B" w:rsidRPr="00A9750D">
        <w:rPr>
          <w:color w:val="000000" w:themeColor="text1"/>
        </w:rPr>
        <w:t xml:space="preserve"> was measured to assess the computational viability of the trained internal model</w:t>
      </w:r>
      <w:r w:rsidR="005B04EB">
        <w:rPr>
          <w:color w:val="000000" w:themeColor="text1"/>
        </w:rPr>
        <w:t>s</w:t>
      </w:r>
      <w:r w:rsidR="0037135B" w:rsidRPr="00A9750D">
        <w:rPr>
          <w:color w:val="000000" w:themeColor="text1"/>
        </w:rPr>
        <w:t>.</w:t>
      </w:r>
      <w:r>
        <w:rPr>
          <w:color w:val="000000" w:themeColor="text1"/>
        </w:rPr>
        <w:t xml:space="preserve"> </w:t>
      </w:r>
      <w:r w:rsidRPr="003A3846">
        <w:rPr>
          <w:color w:val="000000" w:themeColor="text1"/>
        </w:rPr>
        <w:t>The model instance yielding the minimum validation error for each dataset size was selected for subsequent analysis.</w:t>
      </w:r>
      <w:r w:rsidR="00EC71EB" w:rsidRPr="00EC71EB">
        <w:t xml:space="preserve"> </w:t>
      </w:r>
      <w:r w:rsidR="00EC71EB" w:rsidRPr="00EC71EB">
        <w:rPr>
          <w:color w:val="000000" w:themeColor="text1"/>
        </w:rPr>
        <w:t>Thus, downstream analyses used the checkpoint with the minimum periodic validation error, rather than the weights from the final training epoch.</w:t>
      </w:r>
    </w:p>
    <w:p w14:paraId="257F5EBF" w14:textId="77777777" w:rsidR="0037135B" w:rsidRDefault="0037135B" w:rsidP="004D2FF5">
      <w:pPr>
        <w:pStyle w:val="Heading3"/>
        <w:spacing w:before="100" w:beforeAutospacing="1" w:after="100" w:afterAutospacing="1"/>
      </w:pPr>
      <w:r w:rsidRPr="007144F0">
        <w:t>Generation of ground-truth trajectories via forward dynamics</w:t>
      </w:r>
    </w:p>
    <w:p w14:paraId="2262932A" w14:textId="26A7D5B4" w:rsidR="0037135B" w:rsidRDefault="0037135B" w:rsidP="004D2FF5">
      <w:pPr>
        <w:spacing w:before="100" w:beforeAutospacing="1" w:after="100" w:afterAutospacing="1"/>
      </w:pPr>
      <w:r w:rsidRPr="0024343A">
        <w:t>The inverse dynamics predictions of the trained networks were evaluated using a fixed test dataset comprising 50 independent temporal trajectories generated through numerical integration. The partial derivatives of the Appell acceleration energy were set equal to the gravitational forces derived from the potential energy</w:t>
      </w:r>
      <w:r>
        <w:t xml:space="preserve"> </w:t>
      </w:r>
      <m:oMath>
        <m:sSub>
          <m:sSubPr>
            <m:ctrlPr>
              <w:rPr>
                <w:rFonts w:ascii="Cambria Math" w:hAnsi="Cambria Math"/>
                <w:i/>
              </w:rPr>
            </m:ctrlPr>
          </m:sSubPr>
          <m:e>
            <m:r>
              <w:rPr>
                <w:rFonts w:ascii="Cambria Math" w:hAnsi="Cambria Math"/>
              </w:rPr>
              <m:t>V=m</m:t>
            </m:r>
          </m:e>
          <m:sub>
            <m:r>
              <w:rPr>
                <w:rFonts w:ascii="Cambria Math" w:hAnsi="Cambria Math"/>
              </w:rPr>
              <m:t>1</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rsidR="005A2D48">
        <w:t>, yielding:</w:t>
      </w:r>
    </w:p>
    <w:p w14:paraId="3A6EDF6C" w14:textId="77777777" w:rsidR="005C5D4F" w:rsidRDefault="00000000" w:rsidP="004D2FF5">
      <w:pPr>
        <w:spacing w:before="100" w:beforeAutospacing="1" w:after="100" w:afterAutospacing="1"/>
      </w:pPr>
      <m:oMathPara>
        <m:oMath>
          <m:f>
            <m:fPr>
              <m:ctrlPr>
                <w:rPr>
                  <w:rFonts w:ascii="Cambria Math" w:hAnsi="Cambria Math"/>
                  <w:i/>
                  <w:sz w:val="24"/>
                </w:rPr>
              </m:ctrlPr>
            </m:fPr>
            <m:num>
              <m:r>
                <w:rPr>
                  <w:rFonts w:ascii="Cambria Math" w:hAnsi="Cambria Math"/>
                </w:rPr>
                <m:t>∂S</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r>
            <w:rPr>
              <w:rFonts w:ascii="Cambria Math" w:hAnsi="Cambria Math"/>
            </w:rPr>
            <m:t>=-</m:t>
          </m:r>
          <m:f>
            <m:fPr>
              <m:ctrlPr>
                <w:rPr>
                  <w:rFonts w:ascii="Cambria Math" w:hAnsi="Cambria Math"/>
                  <w:i/>
                  <w:sz w:val="24"/>
                </w:rPr>
              </m:ctrlPr>
            </m:fPr>
            <m:num>
              <m:r>
                <w:rPr>
                  <w:rFonts w:ascii="Cambria Math" w:hAnsi="Cambria Math"/>
                </w:rPr>
                <m:t>∂V</m:t>
              </m:r>
            </m:num>
            <m:den>
              <m:r>
                <w:rPr>
                  <w:rFonts w:ascii="Cambria Math" w:hAnsi="Cambria Math"/>
                </w:rPr>
                <m:t>∂</m:t>
              </m:r>
              <m:r>
                <m:rPr>
                  <m:sty m:val="b"/>
                </m:rPr>
                <w:rPr>
                  <w:rFonts w:ascii="Cambria Math" w:hAnsi="Cambria Math"/>
                </w:rPr>
                <m:t>q</m:t>
              </m:r>
            </m:den>
          </m:f>
        </m:oMath>
      </m:oMathPara>
    </w:p>
    <w:p w14:paraId="38CECB04" w14:textId="2951DBDB" w:rsidR="0037135B" w:rsidRDefault="0037135B" w:rsidP="004D2FF5">
      <w:pPr>
        <w:spacing w:before="100" w:beforeAutospacing="1" w:after="100" w:afterAutospacing="1"/>
      </w:pPr>
      <w:r w:rsidRPr="004736BB">
        <w:t>We algebraically inverted this system of equations to isolate the generalized accelerations</w:t>
      </w:r>
      <w:r w:rsidRPr="004736BB">
        <w:rPr>
          <w:rFonts w:ascii="Cambria Math" w:hAnsi="Cambria Math"/>
          <w:b/>
          <w:bCs/>
          <w:iCs/>
          <w:sz w:val="24"/>
        </w:rPr>
        <w:t xml:space="preserve"> </w:t>
      </w:r>
      <m:oMath>
        <m:acc>
          <m:accPr>
            <m:chr m:val="̈"/>
            <m:ctrlPr>
              <w:rPr>
                <w:rFonts w:ascii="Cambria Math" w:hAnsi="Cambria Math"/>
                <w:b/>
                <w:bCs/>
                <w:iCs/>
                <w:sz w:val="24"/>
              </w:rPr>
            </m:ctrlPr>
          </m:accPr>
          <m:e>
            <m:r>
              <m:rPr>
                <m:sty m:val="b"/>
              </m:rPr>
              <w:rPr>
                <w:rFonts w:ascii="Cambria Math" w:hAnsi="Cambria Math"/>
              </w:rPr>
              <m:t>q</m:t>
            </m:r>
          </m:e>
        </m:acc>
      </m:oMath>
      <w:r>
        <w:t xml:space="preserve"> </w:t>
      </w:r>
      <w:r w:rsidRPr="004736BB">
        <w:t>as explicit functions of the current state</w:t>
      </w:r>
      <w:r w:rsidR="007F26CF">
        <w:t xml:space="preserve"> (</w:t>
      </w:r>
      <w:r w:rsidR="007F26CF" w:rsidRPr="007F26CF">
        <w:rPr>
          <w:i/>
          <w:iCs/>
        </w:rPr>
        <w:t>see Forward dynamics equations in the Supplementary information section</w:t>
      </w:r>
      <w:r w:rsidR="007F26CF">
        <w:t>)</w:t>
      </w:r>
      <w:r w:rsidRPr="004736BB">
        <w:t xml:space="preserve">. To enable numerical integration, we reformulated the resulting dynamics as a system of continuous first-order ordinary differential equations. To establish the initial conditions, we sampled the joint angles uniformly from the interval </w:t>
      </w:r>
      <w:r w:rsidRPr="007144F0">
        <w:t>[</w:t>
      </w:r>
      <m:oMath>
        <m:r>
          <w:rPr>
            <w:rFonts w:ascii="Cambria Math" w:hAnsi="Cambria Math"/>
          </w:rPr>
          <m:t>-π/3</m:t>
        </m:r>
      </m:oMath>
      <w:r w:rsidRPr="007144F0">
        <w:t>,</w:t>
      </w:r>
      <w:r w:rsidRPr="007144F0">
        <w:rPr>
          <w:rFonts w:ascii="Cambria Math" w:hAnsi="Cambria Math"/>
          <w:i/>
        </w:rPr>
        <w:t xml:space="preserve"> </w:t>
      </w:r>
      <m:oMath>
        <m:r>
          <w:rPr>
            <w:rFonts w:ascii="Cambria Math" w:hAnsi="Cambria Math"/>
          </w:rPr>
          <m:t>π/3</m:t>
        </m:r>
      </m:oMath>
      <w:r w:rsidRPr="007144F0">
        <w:t>]</w:t>
      </w:r>
      <w:r w:rsidRPr="004736BB">
        <w:t xml:space="preserve"> rad and set the initial angular velocities to 0 rad/s</w:t>
      </w:r>
      <w:r w:rsidR="00EE39D4">
        <w:t xml:space="preserve">, which </w:t>
      </w:r>
      <w:r w:rsidR="00EE39D4" w:rsidRPr="00EE39D4">
        <w:t>ensur</w:t>
      </w:r>
      <w:r w:rsidR="00EE39D4">
        <w:t>ed</w:t>
      </w:r>
      <w:r w:rsidR="00EE39D4" w:rsidRPr="00EE39D4">
        <w:t xml:space="preserve"> that the subsequent motion was driven exclusively by gravitational forces</w:t>
      </w:r>
      <w:r w:rsidR="005B04EB" w:rsidRPr="005B04EB">
        <w:t>.</w:t>
      </w:r>
      <w:r w:rsidR="00EE39D4">
        <w:t xml:space="preserve"> </w:t>
      </w:r>
      <w:r w:rsidRPr="004736BB">
        <w:t xml:space="preserve">This sampling process was repeated to generate </w:t>
      </w:r>
      <w:r>
        <w:t>initial</w:t>
      </w:r>
      <w:r w:rsidRPr="004736BB">
        <w:t xml:space="preserve"> </w:t>
      </w:r>
      <w:r>
        <w:t>conditions</w:t>
      </w:r>
      <w:r w:rsidRPr="004736BB">
        <w:t xml:space="preserve"> for 50 independent trajectories. Finally, we numerically integrated this system of equations over a </w:t>
      </w:r>
      <w:r w:rsidR="00D925E5">
        <w:t>five-second</w:t>
      </w:r>
      <w:r w:rsidRPr="004736BB">
        <w:t xml:space="preserve"> s duration using a fourth-order Runge-Kutta scheme with a fixed time step </w:t>
      </w:r>
      <w:r w:rsidRPr="007144F0">
        <w:t>of 10</w:t>
      </w:r>
      <w:r w:rsidRPr="007144F0">
        <w:rPr>
          <w:vertAlign w:val="superscript"/>
        </w:rPr>
        <w:t>−4</w:t>
      </w:r>
      <w:r>
        <w:t xml:space="preserve"> </w:t>
      </w:r>
      <w:r w:rsidRPr="007144F0">
        <w:t>s</w:t>
      </w:r>
      <w:r w:rsidR="00B30D2C">
        <w:t xml:space="preserve"> (see </w:t>
      </w:r>
      <w:r w:rsidR="00464487">
        <w:fldChar w:fldCharType="begin"/>
      </w:r>
      <w:r w:rsidR="00375F97">
        <w:instrText xml:space="preserve"> ADDIN ZOTERO_ITEM CSL_CITATION {"citationID":"WfigzWvY","properties":{"unsorted":false,"formattedCitation":"\\super 57,58\\nosupersub{}","plainCitation":"57,58","noteIndex":0},"citationItems":[{"id":696,"uris":["http://zotero.org/users/19127629/items/EUCU7QHQ"],"itemData":{"id":696,"type":"article-journal","abstract":"The triple jump is an athletic event comprising three phases in which the optimal phase ratio (the proportion of each phase to the total distance jumped) is unknown. This study used a planar whole body torque-driven computer simulation model of the ground contact parts of all three phases of the triple jump to investigate the effect of strength and approach velocity on optimal performance. The strength and approach velocity of the simulation model were each increased by up to 30% in 10% increments from baseline data collected from a national standard triple jumper. Increasing strength always resulted in an increased overall jump distance. Increasing approach velocity also typically resulted in an increased overall jump distance but there was a point past which increasing approach velocity without increasing strength did not lead to an increase in overall jump distance. Increasing both strength and approach velocity by 10%, 20%, and 30% led to roughly equivalent increases in overall jump distances. Distances ranged from 14.05m with baseline strength and approach velocity, up to 18.49m with 30% increases in both. Optimal phase ratios were either hop-dominated or balanced, and typically became more balanced when the strength of the model was increased by a greater percentage than its approach velocity. The range of triple jump distances that resulted from the optimisation process suggests that strength and approach velocity are of great importance for triple jump performance.","container-title":"Journal of Biomechanics","DOI":"10.1016/j.jbiomech.2016.10.009","ISSN":"0021-9290","issue":"16","journalAbbreviation":"Journal of Biomechanics","page":"3796-3802","source":"ScienceDirect","title":"The effect of increasing strength and approach velocity on triple jump performance","volume":"49","author":[{"family":"Allen","given":"Sam J."},{"family":"Yeadon","given":"M. R. (Fred)"},{"family":"King","given":"Mark A."}],"issued":{"date-parts":[["2016",12,8]]}}},{"id":699,"uris":["http://zotero.org/users/19127629/items/CA8HXPJR"],"itemData":{"id":699,"type":"article-journal","abstract":"Despite the appealing concept of central pattern generator (CPG)-based control for bipedal walking robots, there is currently no systematic methodology for the design of a CPG-based controller. To remedy this oversight, we attempted to apply the Tegotae approach, which is a Japanese concept describing how well a perceived reaction, i.e., sensory information, matches an expectation, i.e., an intended motor command, in the design of localized controllers in the CPG-based bipedal walking model. To this end, we developed a Tegotae function that quantifies the Tegotae concept. This function allowed us to systematically incorporate decentralized controllers into our bipedal walking model design. We designed a two-dimensional bipedal walking model using Tegotae functions that was subsequently implemented in simulations to verify the validity of the proposed design scheme. We found that our model can walk on both flat and uneven terrains, and confirmed that the application of the Tegotae functions in all of the joint controllers results in excellent adaptability to environmental changes.","container-title":"Frontiers in Neurorobotics","DOI":"10.3389/fnbot.2021.629595","ISSN":"1662-5218","journalAbbreviation":"Front. Neurorobot.","language":"English","publisher":"Frontiers","source":"Frontiers","title":"Tegotae-Based Control Produces Adaptive Inter- and Intra-limb Coordination in Bipedal Walking","URL":"https://www.frontiersin.org/journals/neurorobotics/articles/10.3389/fnbot.2021.629595/full","volume":"15","author":[{"family":"Owaki","given":"Dai"},{"family":"Horikiri","given":"Shun-ya"},{"family":"Nishii","given":"Jun"},{"family":"Ishiguro","given":"Akio"}],"accessed":{"date-parts":[["2026",5,26]]},"issued":{"date-parts":[["2021",5,12]]}}}],"schema":"https://github.com/citation-style-language/schema/raw/master/csl-citation.json"} </w:instrText>
      </w:r>
      <w:r w:rsidR="00464487">
        <w:fldChar w:fldCharType="separate"/>
      </w:r>
      <w:r w:rsidR="00375F97" w:rsidRPr="00375F97">
        <w:rPr>
          <w:rFonts w:eastAsiaTheme="minorHAnsi" w:cs="Arial"/>
          <w:vertAlign w:val="superscript"/>
          <w14:ligatures w14:val="standardContextual"/>
        </w:rPr>
        <w:t>57,58</w:t>
      </w:r>
      <w:r w:rsidR="00464487">
        <w:fldChar w:fldCharType="end"/>
      </w:r>
      <w:r w:rsidR="00B30D2C">
        <w:t xml:space="preserve"> for similar solver configuration)</w:t>
      </w:r>
      <w:r>
        <w:t>.</w:t>
      </w:r>
    </w:p>
    <w:p w14:paraId="66CF5F25" w14:textId="7443BD28" w:rsidR="005B04EB" w:rsidRDefault="005B04EB" w:rsidP="004D2FF5">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N</w:t>
      </w:r>
      <w:r w:rsidRPr="005B04EB">
        <w:rPr>
          <w:rFonts w:eastAsiaTheme="majorEastAsia" w:cstheme="majorBidi"/>
          <w:b/>
          <w:color w:val="000000" w:themeColor="text1"/>
          <w:szCs w:val="28"/>
        </w:rPr>
        <w:t>eural network-based inverse dynamics</w:t>
      </w:r>
    </w:p>
    <w:p w14:paraId="2A0130A5" w14:textId="70B4E558" w:rsidR="0037135B" w:rsidRPr="004736BB" w:rsidRDefault="0037135B" w:rsidP="004D2FF5">
      <w:pPr>
        <w:spacing w:before="100" w:beforeAutospacing="1" w:after="100" w:afterAutospacing="1"/>
        <w:rPr>
          <w:color w:val="000000" w:themeColor="text1"/>
        </w:rPr>
      </w:pPr>
      <w:r w:rsidRPr="004736BB">
        <w:rPr>
          <w:color w:val="000000" w:themeColor="text1"/>
        </w:rPr>
        <w:lastRenderedPageBreak/>
        <w:t xml:space="preserve">We deployed the trained models to predict the inverse dynamics of </w:t>
      </w:r>
      <w:r>
        <w:rPr>
          <w:color w:val="000000" w:themeColor="text1"/>
        </w:rPr>
        <w:t>the</w:t>
      </w:r>
      <w:r w:rsidRPr="004736BB">
        <w:rPr>
          <w:color w:val="000000" w:themeColor="text1"/>
        </w:rPr>
        <w:t xml:space="preserve"> 50 unseen ground-truth trajectories.</w:t>
      </w:r>
      <w:r>
        <w:rPr>
          <w:color w:val="000000" w:themeColor="text1"/>
        </w:rPr>
        <w:t xml:space="preserve"> </w:t>
      </w:r>
      <w:r w:rsidRPr="00472AA1">
        <w:rPr>
          <w:color w:val="000000" w:themeColor="text1"/>
        </w:rPr>
        <w:t>For each model, we normalized the kinematic state vectors of the test set using the mean and standard deviation parameters derived from its specific training distribution.</w:t>
      </w:r>
      <w:r>
        <w:rPr>
          <w:color w:val="000000" w:themeColor="text1"/>
        </w:rPr>
        <w:t xml:space="preserve"> </w:t>
      </w:r>
      <w:r w:rsidRPr="00472AA1">
        <w:rPr>
          <w:color w:val="000000" w:themeColor="text1"/>
        </w:rPr>
        <w:t>The network mapped these standardized inputs to predict the dimensionless acceleration energy</w:t>
      </w:r>
      <w:r>
        <w:rPr>
          <w:b/>
          <w:bCs/>
          <w:color w:val="000000" w:themeColor="text1"/>
        </w:rPr>
        <w:t xml:space="preserve"> </w:t>
      </w:r>
      <m:oMath>
        <m:sSup>
          <m:sSupPr>
            <m:ctrlPr>
              <w:rPr>
                <w:rFonts w:ascii="Cambria Math" w:hAnsi="Cambria Math"/>
                <w:b/>
                <w:bCs/>
                <w:i/>
              </w:rPr>
            </m:ctrlPr>
          </m:sSupPr>
          <m:e>
            <m:r>
              <w:rPr>
                <w:rFonts w:ascii="Cambria Math" w:hAnsi="Cambria Math"/>
              </w:rPr>
              <m:t>S</m:t>
            </m:r>
          </m:e>
          <m:sup>
            <m:r>
              <m:rPr>
                <m:sty m:val="bi"/>
              </m:rPr>
              <w:rPr>
                <w:rFonts w:ascii="Cambria Math" w:hAnsi="Cambria Math"/>
              </w:rPr>
              <m:t>*</m:t>
            </m:r>
          </m:sup>
        </m:sSup>
      </m:oMath>
      <w:r w:rsidRPr="00472AA1">
        <w:rPr>
          <w:color w:val="000000" w:themeColor="text1"/>
        </w:rPr>
        <w:t xml:space="preserve">. We evaluated the </w:t>
      </w:r>
      <w:r>
        <w:rPr>
          <w:color w:val="000000" w:themeColor="text1"/>
        </w:rPr>
        <w:t>partial derivatives</w:t>
      </w:r>
      <w:r w:rsidRPr="00472AA1">
        <w:rPr>
          <w:color w:val="000000" w:themeColor="text1"/>
        </w:rPr>
        <w:t xml:space="preserve"> of this scalar output with respect to the normalized input accelerations via automatic differentiation. We </w:t>
      </w:r>
      <w:r>
        <w:rPr>
          <w:color w:val="000000" w:themeColor="text1"/>
        </w:rPr>
        <w:t xml:space="preserve">then </w:t>
      </w:r>
      <w:r w:rsidRPr="00472AA1">
        <w:rPr>
          <w:color w:val="000000" w:themeColor="text1"/>
        </w:rPr>
        <w:t>multiplied these dimensionless gradients by the model-specific scaling vector to recover the predicted physical joint torques:</w:t>
      </w:r>
    </w:p>
    <w:p w14:paraId="0AB3E1C4" w14:textId="77777777" w:rsidR="0037135B" w:rsidRPr="007144F0" w:rsidRDefault="00000000" w:rsidP="004D2FF5">
      <w:pPr>
        <w:spacing w:before="100" w:beforeAutospacing="1" w:after="100" w:afterAutospacing="1"/>
      </w:pPr>
      <m:oMathPara>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r>
            <m:rPr>
              <m:sty m:val="p"/>
            </m:rPr>
            <w:rPr>
              <w:rFonts w:ascii="Cambria Math" w:eastAsia="MingLiU_MSCS"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f>
                <m:fPr>
                  <m:ctrlPr>
                    <w:rPr>
                      <w:rFonts w:ascii="Cambria Math" w:hAnsi="Cambria Math"/>
                      <w:b/>
                      <w:bCs/>
                      <w:i/>
                    </w:rPr>
                  </m:ctrlPr>
                </m:fPr>
                <m:num>
                  <m:r>
                    <w:rPr>
                      <w:rFonts w:ascii="Cambria Math" w:hAnsi="Cambria Math"/>
                    </w:rPr>
                    <m:t>∂</m:t>
                  </m:r>
                  <m:sSup>
                    <m:sSupPr>
                      <m:ctrlPr>
                        <w:rPr>
                          <w:rFonts w:ascii="Cambria Math" w:hAnsi="Cambria Math"/>
                          <w:b/>
                          <w:bCs/>
                          <w:i/>
                        </w:rPr>
                      </m:ctrlPr>
                    </m:sSupPr>
                    <m:e>
                      <m:r>
                        <w:rPr>
                          <w:rFonts w:ascii="Cambria Math" w:hAnsi="Cambria Math"/>
                        </w:rPr>
                        <m:t>S</m:t>
                      </m:r>
                    </m:e>
                    <m:sup>
                      <m:r>
                        <w:rPr>
                          <w:rFonts w:ascii="Cambria Math" w:hAnsi="Cambria Math"/>
                        </w:rPr>
                        <m:t>*</m:t>
                      </m:r>
                    </m:sup>
                  </m:sSup>
                </m:num>
                <m:den>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den>
              </m:f>
            </m:e>
          </m:d>
        </m:oMath>
      </m:oMathPara>
    </w:p>
    <w:p w14:paraId="31E8DC0B" w14:textId="77777777" w:rsidR="0037135B" w:rsidRPr="007144F0" w:rsidRDefault="0037135B" w:rsidP="004D2FF5">
      <w:pPr>
        <w:spacing w:before="100" w:beforeAutospacing="1" w:after="100" w:afterAutospacing="1"/>
        <w:rPr>
          <w:b/>
          <w:bCs/>
          <w:color w:val="000000" w:themeColor="text1"/>
        </w:rPr>
      </w:pPr>
      <w:r w:rsidRPr="00472AA1">
        <w:rPr>
          <w:color w:val="000000" w:themeColor="text1"/>
        </w:rPr>
        <w:t>To quantify the predictive accuracy of each model, we computed the RMSE betwee</w:t>
      </w:r>
      <w:r w:rsidRPr="002A3EB1">
        <w:rPr>
          <w:color w:val="000000" w:themeColor="text1"/>
        </w:rPr>
        <w:t>n</w:t>
      </w:r>
      <w:r>
        <w:rPr>
          <w:b/>
          <w:bCs/>
          <w:color w:val="000000" w:themeColor="text1"/>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oMath>
      <w:r>
        <w:rPr>
          <w:b/>
          <w:bCs/>
          <w:color w:val="000000" w:themeColor="text1"/>
        </w:rPr>
        <w:t xml:space="preserve"> </w:t>
      </w:r>
      <w:r w:rsidRPr="00472AA1">
        <w:rPr>
          <w:color w:val="000000" w:themeColor="text1"/>
        </w:rPr>
        <w:t>and the analytical ground-truth, evaluated independently for each joint across all simulated time steps.</w:t>
      </w:r>
    </w:p>
    <w:p w14:paraId="4D4E628B" w14:textId="65BCA329" w:rsidR="0037135B" w:rsidRPr="00080221" w:rsidRDefault="0037135B" w:rsidP="004D2FF5">
      <w:pPr>
        <w:pStyle w:val="Heading3"/>
        <w:spacing w:before="100" w:beforeAutospacing="1" w:after="100" w:afterAutospacing="1"/>
      </w:pPr>
      <w:r w:rsidRPr="00AE1CE9">
        <w:t>Forward dynamics via optimization</w:t>
      </w:r>
    </w:p>
    <w:p w14:paraId="53275273" w14:textId="2C616611" w:rsidR="0037135B" w:rsidRDefault="0037135B" w:rsidP="004D2FF5">
      <w:pPr>
        <w:spacing w:before="100" w:beforeAutospacing="1" w:after="100" w:afterAutospacing="1"/>
        <w:rPr>
          <w:rFonts w:cs="Arial"/>
        </w:rPr>
      </w:pPr>
      <w:r w:rsidRPr="00EE345F">
        <w:rPr>
          <w:rFonts w:cs="Arial"/>
        </w:rPr>
        <w:t>To solve the forward dynamics problem without requiring a distinct forward model, we repurposed the trained inverse dynamics network and formulated the derivation of joint accelerations as an unconstrained numerical optimization task. Following the Gibbs-Appell formulation, we established the fundamental equation of motion by equating the gradient of the acceleration energy with respect to the generalized accelerations</w:t>
      </w:r>
      <w:r>
        <w:rPr>
          <w:rFonts w:cs="Arial"/>
        </w:rPr>
        <w:t xml:space="preserve"> </w:t>
      </w:r>
      <w:r w:rsidRPr="00EE345F">
        <w:rPr>
          <w:rFonts w:cs="Arial"/>
        </w:rPr>
        <w:t>to the generalized external forces.</w:t>
      </w:r>
      <w:r w:rsidR="00464487">
        <w:rPr>
          <w:rFonts w:cs="Arial"/>
        </w:rPr>
        <w:t xml:space="preserve"> </w:t>
      </w:r>
      <w:r w:rsidR="00464487" w:rsidRPr="00464487">
        <w:rPr>
          <w:rFonts w:cs="Arial"/>
        </w:rPr>
        <w:t xml:space="preserve">For the simplified double-pendulum system considered here, </w:t>
      </w:r>
      <w:r w:rsidR="00A37577">
        <w:rPr>
          <w:rFonts w:cs="Arial"/>
        </w:rPr>
        <w:t xml:space="preserve">we set </w:t>
      </w:r>
      <w:r w:rsidR="00464487" w:rsidRPr="00464487">
        <w:rPr>
          <w:rFonts w:cs="Arial"/>
        </w:rPr>
        <w:t xml:space="preserve">gravity </w:t>
      </w:r>
      <w:r w:rsidR="00A37577">
        <w:rPr>
          <w:rFonts w:cs="Arial"/>
        </w:rPr>
        <w:t>as</w:t>
      </w:r>
      <w:r w:rsidR="00464487" w:rsidRPr="00464487">
        <w:rPr>
          <w:rFonts w:cs="Arial"/>
        </w:rPr>
        <w:t xml:space="preserve"> the only external generalized </w:t>
      </w:r>
      <w:r w:rsidR="00A37577">
        <w:rPr>
          <w:rFonts w:cs="Arial"/>
        </w:rPr>
        <w:t>force</w:t>
      </w:r>
      <w:r w:rsidR="00464487" w:rsidRPr="00464487">
        <w:rPr>
          <w:rFonts w:cs="Arial"/>
        </w:rPr>
        <w:t xml:space="preserve">; </w:t>
      </w:r>
      <w:r w:rsidR="00A37577">
        <w:rPr>
          <w:rFonts w:cs="Arial"/>
        </w:rPr>
        <w:t xml:space="preserve">notably, </w:t>
      </w:r>
      <w:r w:rsidR="00464487" w:rsidRPr="00464487">
        <w:rPr>
          <w:rFonts w:cs="Arial"/>
        </w:rPr>
        <w:t xml:space="preserve">this choice defines the test problem and is not a restriction of the network or optimization formulation. In systems with additional applied torques or external forces, these terms can be </w:t>
      </w:r>
      <w:r w:rsidR="00A37577">
        <w:rPr>
          <w:rFonts w:cs="Arial"/>
        </w:rPr>
        <w:t>added to</w:t>
      </w:r>
      <w:r w:rsidR="00464487" w:rsidRPr="00464487">
        <w:rPr>
          <w:rFonts w:cs="Arial"/>
        </w:rPr>
        <w:t xml:space="preserve"> the generalized-force vector.</w:t>
      </w:r>
      <w:r w:rsidR="00200157">
        <w:rPr>
          <w:rFonts w:cs="Arial"/>
        </w:rPr>
        <w:t xml:space="preserve"> </w:t>
      </w:r>
      <w:r w:rsidR="00464487">
        <w:rPr>
          <w:rFonts w:cs="Arial"/>
        </w:rPr>
        <w:t>D</w:t>
      </w:r>
      <w:r w:rsidRPr="00EE345F">
        <w:rPr>
          <w:rFonts w:cs="Arial"/>
        </w:rPr>
        <w:t>enot</w:t>
      </w:r>
      <w:r w:rsidR="00464487">
        <w:rPr>
          <w:rFonts w:cs="Arial"/>
        </w:rPr>
        <w:t>ing</w:t>
      </w:r>
      <w:r w:rsidR="00200157">
        <w:rPr>
          <w:rFonts w:cs="Arial"/>
        </w:rPr>
        <w:t xml:space="preserve"> </w:t>
      </w:r>
      <w:r w:rsidR="00200157" w:rsidRPr="00EE345F">
        <w:rPr>
          <w:rFonts w:cs="Arial"/>
        </w:rPr>
        <w:t>gravit</w:t>
      </w:r>
      <w:r w:rsidR="00200157">
        <w:rPr>
          <w:rFonts w:cs="Arial"/>
        </w:rPr>
        <w:t>ational contribution</w:t>
      </w:r>
      <w:r w:rsidR="00200157" w:rsidRPr="00EE345F">
        <w:rPr>
          <w:rFonts w:cs="Arial"/>
        </w:rPr>
        <w:t xml:space="preserve"> as</w:t>
      </w:r>
      <w:r w:rsidR="00200157">
        <w:rPr>
          <w:rFonts w:cs="Arial"/>
        </w:rPr>
        <w:t xml:space="preserve"> </w:t>
      </w:r>
      <m:oMath>
        <m:r>
          <m:rPr>
            <m:sty m:val="b"/>
          </m:rPr>
          <w:rPr>
            <w:rFonts w:ascii="Cambria Math" w:eastAsia="MingLiU_MSCS" w:hAnsi="Cambria Math"/>
          </w:rPr>
          <m:t>τ≡</m:t>
        </m:r>
        <m:r>
          <w:rPr>
            <w:rFonts w:ascii="Cambria Math" w:hAnsi="Cambria Math" w:cs="Arial"/>
          </w:rPr>
          <m:t>-</m:t>
        </m:r>
        <m:r>
          <m:rPr>
            <m:sty m:val="b"/>
          </m:rPr>
          <w:rPr>
            <w:rFonts w:ascii="Cambria Math" w:hAnsi="Cambria Math" w:cs="Arial"/>
          </w:rPr>
          <m:t>G</m:t>
        </m:r>
        <m:r>
          <w:rPr>
            <w:rFonts w:ascii="Cambria Math" w:hAnsi="Cambria Math" w:cs="Arial"/>
          </w:rPr>
          <m:t>(</m:t>
        </m:r>
        <m:r>
          <m:rPr>
            <m:sty m:val="b"/>
          </m:rPr>
          <w:rPr>
            <w:rFonts w:ascii="Cambria Math" w:hAnsi="Cambria Math" w:cs="Arial"/>
          </w:rPr>
          <m:t>q</m:t>
        </m:r>
        <m:r>
          <w:rPr>
            <w:rFonts w:ascii="Cambria Math" w:hAnsi="Cambria Math" w:cs="Arial"/>
          </w:rPr>
          <m:t>)</m:t>
        </m:r>
      </m:oMath>
      <w:r w:rsidRPr="00EE345F">
        <w:rPr>
          <w:rFonts w:cs="Arial"/>
        </w:rPr>
        <w:t>, we obtained the governing equation of zero balance:</w:t>
      </w:r>
    </w:p>
    <w:p w14:paraId="2692EB75" w14:textId="77777777" w:rsidR="0037135B" w:rsidRDefault="00000000" w:rsidP="004D2FF5">
      <w:pPr>
        <w:spacing w:before="100" w:beforeAutospacing="1" w:after="100" w:afterAutospacing="1"/>
        <w:jc w:val="center"/>
        <w:rPr>
          <w:rFonts w:cs="Arial"/>
        </w:rPr>
      </w:pPr>
      <m:oMathPara>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=0,</m:t>
          </m:r>
        </m:oMath>
      </m:oMathPara>
    </w:p>
    <w:p w14:paraId="6D5FADA2" w14:textId="77777777" w:rsidR="0037135B" w:rsidRDefault="0037135B" w:rsidP="004D2FF5">
      <w:pPr>
        <w:spacing w:before="100" w:beforeAutospacing="1" w:after="100" w:afterAutospacing="1"/>
        <w:rPr>
          <w:rFonts w:cs="Arial"/>
          <w:sz w:val="24"/>
        </w:rPr>
      </w:pPr>
      <w:r>
        <w:rPr>
          <w:rFonts w:cs="Arial"/>
        </w:rPr>
        <w:lastRenderedPageBreak/>
        <w:t xml:space="preserve">where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m:t>
        </m:r>
        <m:f>
          <m:fPr>
            <m:ctrlPr>
              <w:rPr>
                <w:rFonts w:ascii="Cambria Math" w:hAnsi="Cambria Math"/>
                <w:i/>
                <w:sz w:val="24"/>
              </w:rPr>
            </m:ctrlPr>
          </m:fPr>
          <m:num>
            <m:r>
              <w:rPr>
                <w:rFonts w:ascii="Cambria Math" w:hAnsi="Cambria Math"/>
              </w:rPr>
              <m:t>∂</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oMath>
      <w:r w:rsidRPr="002A3EB1">
        <w:rPr>
          <w:rFonts w:cs="Arial"/>
          <w:szCs w:val="20"/>
        </w:rPr>
        <w:t xml:space="preserve">. To resolve this equation algorithmically, we sought a scalar objective function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such that its unconstrained minimization (characterized by the stationary condition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rPr>
          <m:t xml:space="preserve"> 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)=0</m:t>
        </m:r>
      </m:oMath>
      <w:r w:rsidRPr="002A3EB1">
        <w:rPr>
          <w:rFonts w:cs="Arial"/>
          <w:szCs w:val="20"/>
        </w:rPr>
        <w:t xml:space="preserve">) mathematically satisfies this balance of torques. We constructed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by taking the integral of the </w:t>
      </w:r>
      <w:r w:rsidRPr="00EE345F">
        <w:rPr>
          <w:rFonts w:cs="Arial"/>
        </w:rPr>
        <w:t>equation of zero balance</w:t>
      </w:r>
      <w:r w:rsidRPr="002A3EB1">
        <w:rPr>
          <w:rFonts w:cs="Arial"/>
          <w:szCs w:val="20"/>
        </w:rPr>
        <w:t xml:space="preserve"> with respect to the acceleration vector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2A3EB1">
        <w:rPr>
          <w:rFonts w:cs="Arial"/>
          <w:szCs w:val="20"/>
        </w:rPr>
        <w:t>:</w:t>
      </w:r>
    </w:p>
    <w:p w14:paraId="0A9520A8" w14:textId="77777777" w:rsidR="0037135B" w:rsidRPr="003E14C2" w:rsidRDefault="0037135B" w:rsidP="004D2FF5">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nary>
            <m:naryPr>
              <m:limLoc m:val="undOvr"/>
              <m:subHide m:val="1"/>
              <m:supHide m:val="1"/>
              <m:ctrlPr>
                <w:rPr>
                  <w:rFonts w:ascii="Cambria Math" w:hAnsi="Cambria Math" w:cs="Arial"/>
                  <w:i/>
                </w:rPr>
              </m:ctrlPr>
            </m:naryPr>
            <m:sub/>
            <m:sup/>
            <m:e>
              <m:d>
                <m:dPr>
                  <m:ctrlPr>
                    <w:rPr>
                      <w:rFonts w:ascii="Cambria Math" w:hAnsi="Cambria Math" w:cs="Arial"/>
                      <w:i/>
                    </w:rPr>
                  </m:ctrlPr>
                </m:dPr>
                <m:e>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d>
              <m:r>
                <w:rPr>
                  <w:rFonts w:ascii="Cambria Math" w:hAnsi="Cambria Math" w:cs="Arial"/>
                </w:rPr>
                <m:t>d</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nary>
        </m:oMath>
      </m:oMathPara>
    </w:p>
    <w:p w14:paraId="697C71C2" w14:textId="4944F9C9" w:rsidR="00F12C32" w:rsidRDefault="00F12C32" w:rsidP="004D2FF5">
      <w:pPr>
        <w:spacing w:before="100" w:beforeAutospacing="1" w:after="100" w:afterAutospacing="1"/>
        <w:rPr>
          <w:rFonts w:cs="Arial"/>
          <w:szCs w:val="20"/>
        </w:rPr>
      </w:pPr>
      <w:r w:rsidRPr="00F12C32">
        <w:rPr>
          <w:rFonts w:cs="Arial"/>
          <w:szCs w:val="20"/>
        </w:rPr>
        <w:t>Because the inertial term is the gradient of the acceleration energy with respect to</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xml:space="preserve">, integrating it over acceleration space recovers  </w:t>
      </w:r>
      <m:oMath>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oMath>
      <w:r w:rsidRPr="00F12C32">
        <w:rPr>
          <w:rFonts w:cs="Arial"/>
          <w:szCs w:val="20"/>
        </w:rPr>
        <w:t>, up to a term that may depend on</w:t>
      </w:r>
      <w:r>
        <w:rPr>
          <w:rFonts w:cs="Arial"/>
          <w:szCs w:val="20"/>
        </w:rPr>
        <w:t xml:space="preserve"> </w:t>
      </w:r>
      <m:oMath>
        <m:r>
          <m:rPr>
            <m:sty m:val="b"/>
          </m:rPr>
          <w:rPr>
            <w:rFonts w:ascii="Cambria Math" w:hAnsi="Cambria Math" w:cs="Arial"/>
            <w:color w:val="000000" w:themeColor="text1"/>
            <w:szCs w:val="20"/>
          </w:rPr>
          <m:t>q</m:t>
        </m:r>
      </m:oMath>
      <w:r>
        <w:rPr>
          <w:rFonts w:cs="Arial"/>
          <w:b/>
          <w:color w:val="000000" w:themeColor="text1"/>
          <w:szCs w:val="20"/>
        </w:rPr>
        <w:t xml:space="preserve"> </w:t>
      </w:r>
      <w:r w:rsidRPr="00F12C32">
        <w:rPr>
          <w:rFonts w:cs="Arial"/>
          <w:bCs/>
          <w:color w:val="000000" w:themeColor="text1"/>
          <w:szCs w:val="20"/>
        </w:rPr>
        <w:t>and</w:t>
      </w:r>
      <w:r>
        <w:rPr>
          <w:rFonts w:cs="Arial"/>
          <w:b/>
          <w:color w:val="000000" w:themeColor="text1"/>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Pr>
          <w:rFonts w:cs="Arial"/>
          <w:szCs w:val="20"/>
        </w:rPr>
        <w:t xml:space="preserve"> </w:t>
      </w:r>
      <w:r w:rsidRPr="00F12C32">
        <w:rPr>
          <w:rFonts w:cs="Arial"/>
          <w:szCs w:val="20"/>
        </w:rPr>
        <w:t>but not on</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The gravitational vector</w:t>
      </w:r>
      <w:r>
        <w:rPr>
          <w:rFonts w:cs="Arial"/>
          <w:szCs w:val="20"/>
        </w:rPr>
        <w:t xml:space="preserve"> </w:t>
      </w:r>
      <m:oMath>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 xml:space="preserve"> </m:t>
        </m:r>
      </m:oMath>
      <w:r w:rsidRPr="00F12C32">
        <w:rPr>
          <w:rFonts w:cs="Arial"/>
          <w:szCs w:val="20"/>
        </w:rPr>
        <w:t>is independent of acceleration, so its integral with respect to</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Pr>
          <w:rFonts w:cs="Arial"/>
          <w:b/>
          <w:bCs/>
          <w:iCs/>
          <w:color w:val="000000" w:themeColor="text1"/>
          <w:szCs w:val="20"/>
        </w:rPr>
        <w:t xml:space="preserve"> </w:t>
      </w:r>
      <w:r w:rsidRPr="00F12C32">
        <w:rPr>
          <w:rFonts w:cs="Arial"/>
          <w:szCs w:val="20"/>
        </w:rPr>
        <w:t>is the inner product</w:t>
      </w:r>
      <w:r>
        <w:rPr>
          <w:rFonts w:cs="Arial"/>
          <w:szCs w:val="20"/>
        </w:rPr>
        <w:t xml:space="preserve"> </w:t>
      </w:r>
      <m:oMath>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Combining these terms gives the objective function</w:t>
      </w:r>
      <w:r>
        <w:rPr>
          <w:rFonts w:cs="Arial"/>
          <w:szCs w:val="20"/>
        </w:rPr>
        <w:t xml:space="preserve"> of form:</w:t>
      </w:r>
    </w:p>
    <w:p w14:paraId="603D3CDC" w14:textId="77777777" w:rsidR="0037135B" w:rsidRPr="00EE39D4" w:rsidRDefault="0037135B" w:rsidP="004D2FF5">
      <w:pPr>
        <w:spacing w:before="100" w:beforeAutospacing="1" w:after="100" w:afterAutospacing="1"/>
        <w:rPr>
          <w:rFonts w:cs="Arial"/>
          <w:b/>
          <w:color w:val="000000" w:themeColor="text1"/>
          <w:szCs w:val="20"/>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m:oMathPara>
    </w:p>
    <w:p w14:paraId="5286E950" w14:textId="18EC5089" w:rsidR="002951A8" w:rsidRDefault="00F12C32" w:rsidP="004D2FF5">
      <w:pPr>
        <w:spacing w:before="100" w:beforeAutospacing="1" w:after="100" w:afterAutospacing="1"/>
        <w:rPr>
          <w:rFonts w:cs="Arial"/>
        </w:rPr>
      </w:pPr>
      <w:r>
        <w:rPr>
          <w:rFonts w:cs="Arial"/>
        </w:rPr>
        <w:t>T</w:t>
      </w:r>
      <w:r w:rsidR="0037135B" w:rsidRPr="00EE345F">
        <w:rPr>
          <w:rFonts w:cs="Arial"/>
        </w:rPr>
        <w:t>he aggregated integration constant </w:t>
      </w:r>
      <m:oMath>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w:r w:rsidR="0037135B" w:rsidRPr="00EE345F">
        <w:rPr>
          <w:rFonts w:cs="Arial"/>
        </w:rPr>
        <w:t> </w:t>
      </w:r>
      <w:r w:rsidR="0037135B" w:rsidRPr="00EE39D4">
        <w:rPr>
          <w:rFonts w:cs="Arial"/>
          <w:i/>
          <w:iCs/>
        </w:rPr>
        <w:t>does not</w:t>
      </w:r>
      <w:r w:rsidR="0037135B" w:rsidRPr="00EE345F">
        <w:rPr>
          <w:rFonts w:cs="Arial"/>
        </w:rPr>
        <w:t xml:space="preserve"> depend on the optimization variable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002951A8">
        <w:rPr>
          <w:rFonts w:cs="Arial"/>
        </w:rPr>
        <w:t>. Therefore,</w:t>
      </w:r>
    </w:p>
    <w:p w14:paraId="1D772235" w14:textId="64A3B5D2" w:rsidR="002951A8" w:rsidRDefault="002951A8" w:rsidP="004D2FF5">
      <w:pPr>
        <w:spacing w:before="100" w:beforeAutospacing="1" w:after="100" w:afterAutospacing="1"/>
        <w:rPr>
          <w:rFonts w:cs="Arial"/>
        </w:rPr>
      </w:pPr>
      <m:oMathPara>
        <m:oMath>
          <m:r>
            <w:rPr>
              <w:rFonts w:ascii="Cambria Math" w:hAnsi="Cambria Math" w:cs="Arial"/>
            </w:rPr>
            <m:t xml:space="preserve">arg </m:t>
          </m:r>
          <m:sSub>
            <m:sSubPr>
              <m:ctrlPr>
                <w:rPr>
                  <w:rFonts w:ascii="Cambria Math" w:hAnsi="Cambria Math" w:cs="Arial"/>
                  <w:i/>
                </w:rPr>
              </m:ctrlPr>
            </m:sSubPr>
            <m:e>
              <m:r>
                <w:rPr>
                  <w:rFonts w:ascii="Cambria Math" w:hAnsi="Cambria Math" w:cs="Arial"/>
                </w:rPr>
                <m:t>min</m:t>
              </m:r>
            </m:e>
            <m:sub>
              <m:acc>
                <m:accPr>
                  <m:chr m:val="̈"/>
                  <m:ctrlPr>
                    <w:rPr>
                      <w:rFonts w:ascii="Cambria Math" w:hAnsi="Cambria Math" w:cs="Arial"/>
                      <w:i/>
                    </w:rPr>
                  </m:ctrlPr>
                </m:accPr>
                <m:e>
                  <m:r>
                    <m:rPr>
                      <m:sty m:val="b"/>
                    </m:rPr>
                    <w:rPr>
                      <w:rFonts w:ascii="Cambria Math" w:hAnsi="Cambria Math" w:cs="Arial"/>
                    </w:rPr>
                    <m:t>q</m:t>
                  </m:r>
                </m:e>
              </m:acc>
            </m:sub>
          </m:sSub>
          <m:r>
            <w:rPr>
              <w:rFonts w:ascii="Cambria Math" w:hAnsi="Cambria Math" w:cs="Arial"/>
            </w:rPr>
            <m:t>[J(</m:t>
          </m:r>
          <m:acc>
            <m:accPr>
              <m:chr m:val="̈"/>
              <m:ctrlPr>
                <w:rPr>
                  <w:rFonts w:ascii="Cambria Math" w:hAnsi="Cambria Math" w:cs="Arial"/>
                  <w:b/>
                  <w:bCs/>
                  <w:iCs/>
                </w:rPr>
              </m:ctrlPr>
            </m:accPr>
            <m:e>
              <m:r>
                <m:rPr>
                  <m:sty m:val="b"/>
                </m:rPr>
                <w:rPr>
                  <w:rFonts w:ascii="Cambria Math" w:hAnsi="Cambria Math" w:cs="Arial"/>
                </w:rPr>
                <m:t>q</m:t>
              </m:r>
            </m:e>
          </m:acc>
          <m:r>
            <w:rPr>
              <w:rFonts w:ascii="Cambria Math" w:hAnsi="Cambria Math" w:cs="Arial"/>
            </w:rPr>
            <m:t>)+C(</m:t>
          </m:r>
          <m:r>
            <m:rPr>
              <m:sty m:val="b"/>
            </m:rPr>
            <w:rPr>
              <w:rFonts w:ascii="Cambria Math" w:hAnsi="Cambria Math" w:cs="Arial"/>
            </w:rPr>
            <m:t>q</m:t>
          </m:r>
          <m:r>
            <w:rPr>
              <w:rFonts w:ascii="Cambria Math" w:hAnsi="Cambria Math" w:cs="Arial"/>
            </w:rPr>
            <m:t>,</m:t>
          </m:r>
          <m:acc>
            <m:accPr>
              <m:chr m:val="̇"/>
              <m:ctrlPr>
                <w:rPr>
                  <w:rFonts w:ascii="Cambria Math" w:hAnsi="Cambria Math" w:cs="Arial"/>
                  <w:b/>
                  <w:bCs/>
                  <w:iCs/>
                </w:rPr>
              </m:ctrlPr>
            </m:accPr>
            <m:e>
              <m:r>
                <m:rPr>
                  <m:sty m:val="b"/>
                </m:rPr>
                <w:rPr>
                  <w:rFonts w:ascii="Cambria Math" w:hAnsi="Cambria Math" w:cs="Arial"/>
                </w:rPr>
                <m:t>q</m:t>
              </m:r>
            </m:e>
          </m:acc>
          <m:r>
            <w:rPr>
              <w:rFonts w:ascii="Cambria Math" w:hAnsi="Cambria Math" w:cs="Arial"/>
            </w:rPr>
            <m:t xml:space="preserve">)]=arg </m:t>
          </m:r>
          <m:sSub>
            <m:sSubPr>
              <m:ctrlPr>
                <w:rPr>
                  <w:rFonts w:ascii="Cambria Math" w:hAnsi="Cambria Math" w:cs="Arial"/>
                  <w:i/>
                </w:rPr>
              </m:ctrlPr>
            </m:sSubPr>
            <m:e>
              <m:r>
                <w:rPr>
                  <w:rFonts w:ascii="Cambria Math" w:hAnsi="Cambria Math" w:cs="Arial"/>
                </w:rPr>
                <m:t>min</m:t>
              </m:r>
            </m:e>
            <m:sub>
              <m:acc>
                <m:accPr>
                  <m:chr m:val="̈"/>
                  <m:ctrlPr>
                    <w:rPr>
                      <w:rFonts w:ascii="Cambria Math" w:hAnsi="Cambria Math" w:cs="Arial"/>
                      <w:b/>
                      <w:bCs/>
                      <w:iCs/>
                    </w:rPr>
                  </m:ctrlPr>
                </m:accPr>
                <m:e>
                  <m:r>
                    <m:rPr>
                      <m:sty m:val="b"/>
                    </m:rPr>
                    <w:rPr>
                      <w:rFonts w:ascii="Cambria Math" w:hAnsi="Cambria Math" w:cs="Arial"/>
                    </w:rPr>
                    <m:t>q</m:t>
                  </m:r>
                </m:e>
              </m:acc>
            </m:sub>
          </m:sSub>
          <m:r>
            <w:rPr>
              <w:rFonts w:ascii="Cambria Math" w:hAnsi="Cambria Math" w:cs="Arial"/>
            </w:rPr>
            <m:t xml:space="preserve"> J(</m:t>
          </m:r>
          <m:acc>
            <m:accPr>
              <m:chr m:val="̈"/>
              <m:ctrlPr>
                <w:rPr>
                  <w:rFonts w:ascii="Cambria Math" w:hAnsi="Cambria Math" w:cs="Arial"/>
                  <w:b/>
                  <w:bCs/>
                  <w:iCs/>
                </w:rPr>
              </m:ctrlPr>
            </m:accPr>
            <m:e>
              <m:r>
                <m:rPr>
                  <m:sty m:val="b"/>
                </m:rPr>
                <w:rPr>
                  <w:rFonts w:ascii="Cambria Math" w:hAnsi="Cambria Math" w:cs="Arial"/>
                </w:rPr>
                <m:t>q</m:t>
              </m:r>
            </m:e>
          </m:acc>
          <m:r>
            <w:rPr>
              <w:rFonts w:ascii="Cambria Math" w:hAnsi="Cambria Math" w:cs="Arial"/>
            </w:rPr>
            <m:t>),</m:t>
          </m:r>
        </m:oMath>
      </m:oMathPara>
    </w:p>
    <w:p w14:paraId="2854B763" w14:textId="0E883D72" w:rsidR="0037135B" w:rsidRDefault="002951A8" w:rsidP="004D2FF5">
      <w:pPr>
        <w:spacing w:before="100" w:beforeAutospacing="1" w:after="100" w:afterAutospacing="1"/>
        <w:rPr>
          <w:rFonts w:cs="Arial"/>
        </w:rPr>
      </w:pPr>
      <w:r w:rsidRPr="002951A8">
        <w:rPr>
          <w:rFonts w:cs="Arial"/>
        </w:rPr>
        <w:t>so, omitting</w:t>
      </w:r>
      <w:r>
        <w:rPr>
          <w:rFonts w:cs="Arial"/>
        </w:rPr>
        <w:t xml:space="preserve"> </w:t>
      </w:r>
      <m:oMath>
        <m:r>
          <w:rPr>
            <w:rFonts w:ascii="Cambria Math" w:hAnsi="Cambria Math" w:cs="Arial"/>
          </w:rPr>
          <m:t>C(</m:t>
        </m:r>
        <m:r>
          <m:rPr>
            <m:sty m:val="b"/>
          </m:rPr>
          <w:rPr>
            <w:rFonts w:ascii="Cambria Math" w:hAnsi="Cambria Math" w:cs="Arial"/>
          </w:rPr>
          <m:t>q</m:t>
        </m:r>
        <m:r>
          <w:rPr>
            <w:rFonts w:ascii="Cambria Math" w:hAnsi="Cambria Math" w:cs="Arial"/>
          </w:rPr>
          <m:t>,</m:t>
        </m:r>
        <m:acc>
          <m:accPr>
            <m:chr m:val="̇"/>
            <m:ctrlPr>
              <w:rPr>
                <w:rFonts w:ascii="Cambria Math" w:hAnsi="Cambria Math" w:cs="Arial"/>
                <w:b/>
                <w:bCs/>
                <w:iCs/>
              </w:rPr>
            </m:ctrlPr>
          </m:accPr>
          <m:e>
            <m:r>
              <m:rPr>
                <m:sty m:val="b"/>
              </m:rPr>
              <w:rPr>
                <w:rFonts w:ascii="Cambria Math" w:hAnsi="Cambria Math" w:cs="Arial"/>
              </w:rPr>
              <m:t>q</m:t>
            </m:r>
          </m:e>
        </m:acc>
        <m:r>
          <w:rPr>
            <w:rFonts w:ascii="Cambria Math" w:hAnsi="Cambria Math" w:cs="Arial"/>
          </w:rPr>
          <m:t>)</m:t>
        </m:r>
      </m:oMath>
      <w:r>
        <w:rPr>
          <w:rFonts w:cs="Arial"/>
        </w:rPr>
        <w:t xml:space="preserve"> </w:t>
      </w:r>
      <w:r w:rsidRPr="002951A8">
        <w:rPr>
          <w:rFonts w:cs="Arial"/>
        </w:rPr>
        <w:t>during the computation of</w:t>
      </w:r>
      <w:r w:rsidR="00A37577">
        <w:rPr>
          <w:rFonts w:cs="Arial"/>
        </w:rPr>
        <w:t xml:space="preserve"> the acceleration that minimizes the cost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min</m:t>
            </m:r>
          </m:sub>
        </m:sSub>
      </m:oMath>
      <w:r w:rsidR="00A37577">
        <w:rPr>
          <w:rFonts w:cs="Arial"/>
        </w:rPr>
        <w:t xml:space="preserve">) </w:t>
      </w:r>
      <w:r>
        <w:rPr>
          <w:rFonts w:cs="Arial"/>
        </w:rPr>
        <w:t>does not change the minimizing acceleration</w:t>
      </w:r>
      <w:r w:rsidR="0037135B" w:rsidRPr="00EE345F">
        <w:rPr>
          <w:rFonts w:cs="Arial"/>
        </w:rPr>
        <w:t>.</w:t>
      </w:r>
      <w:r>
        <w:rPr>
          <w:rFonts w:cs="Arial"/>
        </w:rPr>
        <w:t xml:space="preserve"> As such, w</w:t>
      </w:r>
      <w:r w:rsidRPr="00EE345F">
        <w:rPr>
          <w:rFonts w:cs="Arial"/>
        </w:rPr>
        <w:t xml:space="preserve">hile retained for analytical correctness, </w:t>
      </w:r>
      <w:r>
        <w:rPr>
          <w:rFonts w:cs="Arial"/>
        </w:rPr>
        <w:t>term</w:t>
      </w:r>
      <w:r w:rsidRPr="00EE345F">
        <w:rPr>
          <w:rFonts w:cs="Arial"/>
        </w:rPr>
        <w:t xml:space="preserve"> </w:t>
      </w:r>
      <m:oMath>
        <m:r>
          <w:rPr>
            <w:rFonts w:ascii="Cambria Math" w:hAnsi="Cambria Math" w:cs="Arial"/>
          </w:rPr>
          <m:t>C(</m:t>
        </m:r>
        <m:r>
          <m:rPr>
            <m:sty m:val="b"/>
          </m:rPr>
          <w:rPr>
            <w:rFonts w:ascii="Cambria Math" w:hAnsi="Cambria Math" w:cs="Arial"/>
          </w:rPr>
          <m:t>q</m:t>
        </m:r>
        <m:r>
          <w:rPr>
            <w:rFonts w:ascii="Cambria Math" w:hAnsi="Cambria Math" w:cs="Arial"/>
          </w:rPr>
          <m:t>,</m:t>
        </m:r>
        <m:acc>
          <m:accPr>
            <m:chr m:val="̇"/>
            <m:ctrlPr>
              <w:rPr>
                <w:rFonts w:ascii="Cambria Math" w:hAnsi="Cambria Math" w:cs="Arial"/>
                <w:b/>
                <w:bCs/>
                <w:iCs/>
              </w:rPr>
            </m:ctrlPr>
          </m:accPr>
          <m:e>
            <m:r>
              <m:rPr>
                <m:sty m:val="b"/>
              </m:rPr>
              <w:rPr>
                <w:rFonts w:ascii="Cambria Math" w:hAnsi="Cambria Math" w:cs="Arial"/>
              </w:rPr>
              <m:t>q</m:t>
            </m:r>
          </m:e>
        </m:acc>
        <m:r>
          <w:rPr>
            <w:rFonts w:ascii="Cambria Math" w:hAnsi="Cambria Math" w:cs="Arial"/>
          </w:rPr>
          <m:t>)</m:t>
        </m:r>
      </m:oMath>
      <w:r w:rsidR="00A37577">
        <w:rPr>
          <w:rFonts w:cs="Arial"/>
        </w:rPr>
        <w:t xml:space="preserve"> </w:t>
      </w:r>
      <w:r>
        <w:rPr>
          <w:rFonts w:cs="Arial"/>
        </w:rPr>
        <w:t xml:space="preserve">was </w:t>
      </w:r>
      <w:r w:rsidRPr="00EE345F">
        <w:rPr>
          <w:rFonts w:cs="Arial"/>
        </w:rPr>
        <w:t>omitted during the computational implementation</w:t>
      </w:r>
      <w:r>
        <w:rPr>
          <w:rFonts w:cs="Arial"/>
        </w:rPr>
        <w:t>.</w:t>
      </w:r>
    </w:p>
    <w:p w14:paraId="550C2748" w14:textId="2C9646C1" w:rsidR="0037135B" w:rsidRPr="00EE345F" w:rsidRDefault="0037135B" w:rsidP="004D2FF5">
      <w:pPr>
        <w:spacing w:before="100" w:beforeAutospacing="1" w:after="100" w:afterAutospacing="1"/>
        <w:rPr>
          <w:rFonts w:cs="Arial"/>
        </w:rPr>
      </w:pPr>
      <w:r w:rsidRPr="00EE345F">
        <w:rPr>
          <w:rFonts w:cs="Arial"/>
        </w:rPr>
        <w:t xml:space="preserve">To formulate the final objective function </w:t>
      </w:r>
      <w:r w:rsidR="00D925E5">
        <w:rPr>
          <w:rFonts w:cs="Arial"/>
        </w:rPr>
        <w:t>for</w:t>
      </w:r>
      <w:r w:rsidR="005B04EB">
        <w:rPr>
          <w:rFonts w:cs="Arial"/>
        </w:rPr>
        <w:t xml:space="preserve"> simulation</w:t>
      </w:r>
      <w:r w:rsidRPr="00EE345F">
        <w:rPr>
          <w:rFonts w:cs="Arial"/>
        </w:rPr>
        <w:t xml:space="preserve">, we replaced the analytical </w:t>
      </w:r>
      <m:oMath>
        <m:r>
          <w:rPr>
            <w:rFonts w:ascii="Cambria Math" w:hAnsi="Cambria Math" w:cs="Arial"/>
          </w:rPr>
          <m:t>S</m:t>
        </m:r>
      </m:oMath>
      <w:r w:rsidRPr="00EE345F">
        <w:rPr>
          <w:rFonts w:cs="Arial"/>
        </w:rPr>
        <w:t xml:space="preserve"> with the network-predicted Appellian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oMath>
      <w:r w:rsidRPr="00EE345F">
        <w:rPr>
          <w:rFonts w:cs="Arial"/>
        </w:rPr>
        <w:t xml:space="preserve">. Because the network outputted a dimensionless, standardized scalar </w:t>
      </w:r>
      <m:oMath>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oMath>
      <w:r w:rsidRPr="00EE345F">
        <w:rPr>
          <w:rFonts w:cs="Arial"/>
        </w:rPr>
        <w:t xml:space="preserve">, we mathematically recovered the physical acceleration energy by applying the inverse Z-score transformation,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r>
          <w:rPr>
            <w:rFonts w:ascii="Cambria Math" w:hAnsi="Cambria Math" w:cs="Arial"/>
          </w:rPr>
          <m:t>=</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sSub>
          <m:sSubPr>
            <m:ctrlPr>
              <w:rPr>
                <w:rFonts w:ascii="Cambria Math" w:hAnsi="Cambria Math" w:cs="Arial"/>
                <w:i/>
              </w:rPr>
            </m:ctrlPr>
          </m:sSubPr>
          <m:e>
            <m:r>
              <w:rPr>
                <w:rFonts w:ascii="Cambria Math" w:hAnsi="Cambria Math" w:cs="Arial"/>
              </w:rPr>
              <m:t>σ</m:t>
            </m:r>
          </m:e>
          <m:sub>
            <m:r>
              <w:rPr>
                <w:rFonts w:ascii="Cambria Math" w:hAnsi="Cambria Math" w:cs="Arial"/>
              </w:rPr>
              <m:t>S</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S</m:t>
            </m:r>
          </m:sub>
        </m:sSub>
      </m:oMath>
      <w:r w:rsidRPr="00EE345F">
        <w:rPr>
          <w:rFonts w:cs="Arial"/>
        </w:rPr>
        <w:t>, using the precomputed dataset statistics. This denormalization ensured dimensional consistency across the objective function, to which we added a temporal regularization term:</w:t>
      </w:r>
    </w:p>
    <w:p w14:paraId="4E4BD896" w14:textId="77777777" w:rsidR="0037135B" w:rsidRPr="00EE345F" w:rsidRDefault="0037135B" w:rsidP="004D2FF5">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λ</m:t>
          </m:r>
          <m:sSup>
            <m:sSupPr>
              <m:ctrlPr>
                <w:rPr>
                  <w:rFonts w:ascii="Cambria Math" w:hAnsi="Cambria Math" w:cs="Arial"/>
                  <w:i/>
                  <w:iCs/>
                  <w:color w:val="000000" w:themeColor="text1"/>
                  <w:szCs w:val="20"/>
                </w:rPr>
              </m:ctrlPr>
            </m:sSupPr>
            <m:e>
              <m:d>
                <m:dPr>
                  <m:begChr m:val="‖"/>
                  <m:endChr m:val="‖"/>
                  <m:ctrlPr>
                    <w:rPr>
                      <w:rFonts w:ascii="Cambria Math" w:hAnsi="Cambria Math" w:cs="Arial"/>
                      <w:i/>
                      <w:iCs/>
                      <w:color w:val="000000" w:themeColor="text1"/>
                      <w:szCs w:val="20"/>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e>
              </m:d>
            </m:e>
            <m:sup>
              <m:r>
                <w:rPr>
                  <w:rFonts w:ascii="Cambria Math" w:hAnsi="Cambria Math" w:cs="Arial"/>
                  <w:color w:val="000000" w:themeColor="text1"/>
                  <w:szCs w:val="20"/>
                </w:rPr>
                <m:t>2</m:t>
              </m:r>
            </m:sup>
          </m:sSup>
        </m:oMath>
      </m:oMathPara>
    </w:p>
    <w:p w14:paraId="4EC0CDC1" w14:textId="77777777" w:rsidR="0037135B" w:rsidRPr="00EE345F" w:rsidRDefault="0037135B" w:rsidP="004D2FF5">
      <w:pPr>
        <w:spacing w:before="100" w:beforeAutospacing="1" w:after="100" w:afterAutospacing="1"/>
        <w:rPr>
          <w:rFonts w:cs="Arial"/>
        </w:rPr>
      </w:pPr>
      <w:r w:rsidRPr="00EE345F">
        <w:rPr>
          <w:rFonts w:cs="Arial"/>
        </w:rPr>
        <w:lastRenderedPageBreak/>
        <w:t>where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EE345F">
        <w:rPr>
          <w:rFonts w:cs="Arial"/>
        </w:rPr>
        <w:t> denotes the acceleration from the preceding timestep, and </w:t>
      </w:r>
      <m:oMath>
        <m:r>
          <w:rPr>
            <w:rFonts w:ascii="Cambria Math" w:hAnsi="Cambria Math" w:cs="Arial"/>
            <w:color w:val="000000" w:themeColor="text1"/>
            <w:szCs w:val="20"/>
          </w:rPr>
          <m:t>λ=0.1</m:t>
        </m:r>
      </m:oMath>
      <w:r w:rsidRPr="00EE345F">
        <w:rPr>
          <w:rFonts w:cs="Arial"/>
        </w:rPr>
        <w:t xml:space="preserve"> is the regularization coefficient. </w:t>
      </w:r>
    </w:p>
    <w:p w14:paraId="6CF996C1" w14:textId="14A61FE3" w:rsidR="00EE39D4" w:rsidRDefault="00E76213" w:rsidP="004D2FF5">
      <w:pPr>
        <w:spacing w:before="100" w:beforeAutospacing="1" w:after="100" w:afterAutospacing="1"/>
        <w:rPr>
          <w:rFonts w:cs="Arial"/>
        </w:rPr>
      </w:pPr>
      <w:r w:rsidRPr="00E76213">
        <w:rPr>
          <w:rFonts w:cs="Arial"/>
        </w:rPr>
        <w:t xml:space="preserve">We minimized the objective function at each timestep using a two-stage solver, with optimal parameters determined via grid search (see </w:t>
      </w:r>
      <w:r w:rsidRPr="00E76213">
        <w:rPr>
          <w:rFonts w:cs="Arial"/>
          <w:i/>
          <w:iCs/>
        </w:rPr>
        <w:t>Performance optimization of the optimization-based forward dynamics solver</w:t>
      </w:r>
      <w:r w:rsidR="00A37577">
        <w:rPr>
          <w:rFonts w:cs="Arial"/>
          <w:i/>
          <w:iCs/>
        </w:rPr>
        <w:t xml:space="preserve"> section</w:t>
      </w:r>
      <w:r w:rsidRPr="00E76213">
        <w:rPr>
          <w:rFonts w:cs="Arial"/>
        </w:rPr>
        <w:t>).</w:t>
      </w:r>
      <w:r>
        <w:rPr>
          <w:rFonts w:cs="Arial"/>
        </w:rPr>
        <w:t xml:space="preserve"> </w:t>
      </w:r>
      <w:r w:rsidR="00EE39D4" w:rsidRPr="00EE39D4">
        <w:rPr>
          <w:rFonts w:cs="Arial"/>
        </w:rPr>
        <w:t xml:space="preserve">In the first stage, a coarse global search evaluated the cost function across 16 candidate acceleration vectors. This candidate pool comprised the zero vector, the acceleration from the previous timestep, and 14 vectors randomly sampled from a uniform distribution bounded by ±15 rad/s².  </w:t>
      </w:r>
    </w:p>
    <w:p w14:paraId="0C7CAA6E" w14:textId="368A26A7" w:rsidR="00EE39D4" w:rsidRPr="00726EE5" w:rsidRDefault="00EE39D4" w:rsidP="004D2FF5">
      <w:pPr>
        <w:spacing w:before="100" w:beforeAutospacing="1" w:after="100" w:afterAutospacing="1"/>
        <w:rPr>
          <w:rFonts w:cs="Arial"/>
          <w:color w:val="000000" w:themeColor="text1"/>
        </w:rPr>
      </w:pPr>
      <w:r w:rsidRPr="00726EE5">
        <w:rPr>
          <w:rFonts w:cs="Arial"/>
          <w:color w:val="000000" w:themeColor="text1"/>
        </w:rPr>
        <w:t>In the second stage, the candidate yielding the minimum cost was used to initialize a gradient-based local refinement. We executed 10 optimization steps using the Adam algorithm (learning rate = 0.1) to converge on the final minimizer. This scheme solved the forward dynamics problem by mapping kinematic states to accelerations strictly through the gradient landscape of the learned energy field, circumventing the need for an independent forward model.</w:t>
      </w:r>
    </w:p>
    <w:p w14:paraId="4097ACC7" w14:textId="590D254A" w:rsidR="00597F15" w:rsidRDefault="00C94023" w:rsidP="004D2FF5">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P</w:t>
      </w:r>
      <w:r w:rsidRPr="00597F15">
        <w:rPr>
          <w:rFonts w:eastAsiaTheme="majorEastAsia" w:cstheme="majorBidi"/>
          <w:b/>
          <w:color w:val="000000" w:themeColor="text1"/>
          <w:szCs w:val="28"/>
        </w:rPr>
        <w:t>erformance optimization of the</w:t>
      </w:r>
      <w:r w:rsidR="00E76213">
        <w:rPr>
          <w:rFonts w:eastAsiaTheme="majorEastAsia" w:cstheme="majorBidi"/>
          <w:b/>
          <w:color w:val="000000" w:themeColor="text1"/>
          <w:szCs w:val="28"/>
        </w:rPr>
        <w:t xml:space="preserve"> optimization-based</w:t>
      </w:r>
      <w:r w:rsidRPr="00597F15">
        <w:rPr>
          <w:rFonts w:eastAsiaTheme="majorEastAsia" w:cstheme="majorBidi"/>
          <w:b/>
          <w:color w:val="000000" w:themeColor="text1"/>
          <w:szCs w:val="28"/>
        </w:rPr>
        <w:t xml:space="preserve"> forward dynamics solver</w:t>
      </w:r>
    </w:p>
    <w:p w14:paraId="58C6F68C" w14:textId="3AD27E9F" w:rsidR="002D651C" w:rsidRDefault="006D2B98" w:rsidP="004D2FF5">
      <w:pPr>
        <w:spacing w:before="100" w:beforeAutospacing="1" w:after="100" w:afterAutospacing="1"/>
      </w:pPr>
      <w:r w:rsidRPr="006D2B98">
        <w:t xml:space="preserve">The </w:t>
      </w:r>
      <w:r>
        <w:t>accuracy</w:t>
      </w:r>
      <w:r w:rsidRPr="006D2B98">
        <w:t xml:space="preserve"> and efficiency of this two-stage solver depend heavily on the scale of the candidate pool and the depth of the local gradient refinement. To systematically identify the optimal </w:t>
      </w:r>
      <w:r w:rsidR="00B06EF8">
        <w:t xml:space="preserve">solver </w:t>
      </w:r>
      <w:r w:rsidRPr="006D2B98">
        <w:t>configuration, we performed a grid search across 336 distinct parameter sets. Our search evaluated three parameters: the number of sampled acceleration vectors (</w:t>
      </w:r>
      <m:oMath>
        <m:r>
          <w:rPr>
            <w:rFonts w:ascii="Cambria Math" w:hAnsi="Cambria Math"/>
          </w:rPr>
          <m:t>N</m:t>
        </m:r>
      </m:oMath>
      <w:r w:rsidRPr="006D2B98">
        <w:t>), the uniform acceleration sampling bound (</w:t>
      </w:r>
      <m:oMath>
        <m:r>
          <w:rPr>
            <w:rFonts w:ascii="Cambria Math" w:hAnsi="Cambria Math"/>
          </w:rPr>
          <m:t>B</m:t>
        </m:r>
      </m:oMath>
      <w:r w:rsidRPr="006D2B98">
        <w:t>), and the number of Adam refinement steps (</w:t>
      </w:r>
      <m:oMath>
        <m:r>
          <w:rPr>
            <w:rFonts w:ascii="Cambria Math" w:hAnsi="Cambria Math"/>
          </w:rPr>
          <m:t>A</m:t>
        </m:r>
      </m:oMath>
      <w:r w:rsidRPr="006D2B98">
        <w:t>) (Table 1).</w:t>
      </w:r>
      <w:r>
        <w:t xml:space="preserve"> </w:t>
      </w:r>
      <w:r w:rsidR="002D651C" w:rsidRPr="002D651C">
        <w:t>We evaluated each configuration over 50 trajectories with 200 closed-loop state updates per trajectory, yielding 10,000 updates per configuration.</w:t>
      </w:r>
    </w:p>
    <w:p w14:paraId="56FA6003" w14:textId="50A90F93" w:rsidR="00597F15" w:rsidRDefault="002D651C" w:rsidP="004D2FF5">
      <w:pPr>
        <w:spacing w:before="100" w:beforeAutospacing="1" w:after="100" w:afterAutospacing="1"/>
      </w:pPr>
      <w:r w:rsidRPr="008851DE">
        <w:rPr>
          <w:b/>
          <w:bCs/>
        </w:rPr>
        <w:t>Table 1</w:t>
      </w:r>
      <w:r w:rsidRPr="002D651C">
        <w:t>. Parameter search space for the forward-dynamics solver.</w:t>
      </w:r>
    </w:p>
    <w:tbl>
      <w:tblPr>
        <w:tblStyle w:val="TableGrid"/>
        <w:tblW w:w="0" w:type="auto"/>
        <w:jc w:val="center"/>
        <w:tblLook w:val="04A0" w:firstRow="1" w:lastRow="0" w:firstColumn="1" w:lastColumn="0" w:noHBand="0" w:noVBand="1"/>
      </w:tblPr>
      <w:tblGrid>
        <w:gridCol w:w="4675"/>
        <w:gridCol w:w="4675"/>
      </w:tblGrid>
      <w:tr w:rsidR="00597F15" w:rsidRPr="00597F15" w14:paraId="4B972BF6" w14:textId="77777777" w:rsidTr="00437316">
        <w:trPr>
          <w:jc w:val="center"/>
        </w:trPr>
        <w:tc>
          <w:tcPr>
            <w:tcW w:w="4675" w:type="dxa"/>
            <w:vAlign w:val="center"/>
          </w:tcPr>
          <w:p w14:paraId="3A992A87" w14:textId="77777777" w:rsidR="00597F15" w:rsidRPr="00597F15" w:rsidRDefault="00597F15" w:rsidP="004D2FF5">
            <w:pPr>
              <w:spacing w:before="100" w:beforeAutospacing="1" w:after="100" w:afterAutospacing="1"/>
              <w:jc w:val="left"/>
              <w:rPr>
                <w:rFonts w:cs="Arial"/>
                <w:szCs w:val="20"/>
              </w:rPr>
            </w:pPr>
            <w:r w:rsidRPr="00597F15">
              <w:rPr>
                <w:rFonts w:cs="Arial"/>
                <w:b/>
                <w:szCs w:val="20"/>
              </w:rPr>
              <w:t>Parameter</w:t>
            </w:r>
          </w:p>
        </w:tc>
        <w:tc>
          <w:tcPr>
            <w:tcW w:w="4675" w:type="dxa"/>
            <w:vAlign w:val="center"/>
          </w:tcPr>
          <w:p w14:paraId="210157EF" w14:textId="77777777" w:rsidR="00597F15" w:rsidRPr="00597F15" w:rsidRDefault="00597F15" w:rsidP="004D2FF5">
            <w:pPr>
              <w:spacing w:before="100" w:beforeAutospacing="1" w:after="100" w:afterAutospacing="1"/>
              <w:jc w:val="left"/>
              <w:rPr>
                <w:rFonts w:cs="Arial"/>
                <w:szCs w:val="20"/>
              </w:rPr>
            </w:pPr>
            <w:r w:rsidRPr="00597F15">
              <w:rPr>
                <w:rFonts w:cs="Arial"/>
                <w:b/>
                <w:szCs w:val="20"/>
              </w:rPr>
              <w:t>Values tested</w:t>
            </w:r>
          </w:p>
        </w:tc>
      </w:tr>
      <w:tr w:rsidR="00597F15" w:rsidRPr="00597F15" w14:paraId="766CF25F" w14:textId="77777777" w:rsidTr="00437316">
        <w:trPr>
          <w:jc w:val="center"/>
        </w:trPr>
        <w:tc>
          <w:tcPr>
            <w:tcW w:w="4675" w:type="dxa"/>
            <w:vAlign w:val="center"/>
          </w:tcPr>
          <w:p w14:paraId="017E68CB" w14:textId="442200C9" w:rsidR="00597F15" w:rsidRPr="00597F15" w:rsidRDefault="00597F15" w:rsidP="004D2FF5">
            <w:pPr>
              <w:spacing w:before="100" w:beforeAutospacing="1" w:after="100" w:afterAutospacing="1"/>
              <w:jc w:val="left"/>
              <w:rPr>
                <w:rFonts w:cs="Arial"/>
                <w:szCs w:val="20"/>
              </w:rPr>
            </w:pPr>
            <w:r w:rsidRPr="00597F15">
              <w:rPr>
                <w:rFonts w:cs="Arial"/>
                <w:szCs w:val="20"/>
              </w:rPr>
              <w:t>Sampled acceleration vectors</w:t>
            </w:r>
            <w:r w:rsidR="00A37577">
              <w:rPr>
                <w:rFonts w:cs="Arial"/>
                <w:szCs w:val="20"/>
              </w:rPr>
              <w:t>,</w:t>
            </w:r>
            <w:r w:rsidRPr="00597F15">
              <w:rPr>
                <w:rFonts w:cs="Arial"/>
                <w:szCs w:val="20"/>
              </w:rPr>
              <w:t xml:space="preserve"> </w:t>
            </w:r>
            <m:oMath>
              <m:r>
                <w:rPr>
                  <w:rFonts w:ascii="Cambria Math" w:hAnsi="Cambria Math" w:cs="Arial"/>
                  <w:szCs w:val="20"/>
                </w:rPr>
                <m:t>N</m:t>
              </m:r>
            </m:oMath>
          </w:p>
        </w:tc>
        <w:tc>
          <w:tcPr>
            <w:tcW w:w="4675" w:type="dxa"/>
            <w:vAlign w:val="center"/>
          </w:tcPr>
          <w:p w14:paraId="6986E0DA"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16, 32, 64, 128, 256, 512, 1024</w:t>
            </w:r>
          </w:p>
        </w:tc>
      </w:tr>
      <w:tr w:rsidR="00597F15" w:rsidRPr="00597F15" w14:paraId="1ECFAA03" w14:textId="77777777" w:rsidTr="00437316">
        <w:trPr>
          <w:jc w:val="center"/>
        </w:trPr>
        <w:tc>
          <w:tcPr>
            <w:tcW w:w="4675" w:type="dxa"/>
            <w:vAlign w:val="center"/>
          </w:tcPr>
          <w:p w14:paraId="4C9B1063" w14:textId="678502A2" w:rsidR="00597F15" w:rsidRPr="00597F15" w:rsidRDefault="00597F15" w:rsidP="004D2FF5">
            <w:pPr>
              <w:spacing w:before="100" w:beforeAutospacing="1" w:after="100" w:afterAutospacing="1"/>
              <w:jc w:val="left"/>
              <w:rPr>
                <w:rFonts w:cs="Arial"/>
                <w:szCs w:val="20"/>
              </w:rPr>
            </w:pPr>
            <w:r w:rsidRPr="00597F15">
              <w:rPr>
                <w:rFonts w:cs="Arial"/>
                <w:szCs w:val="20"/>
              </w:rPr>
              <w:t>Uniform sampling bound</w:t>
            </w:r>
            <w:r w:rsidR="00A37577">
              <w:rPr>
                <w:rFonts w:cs="Arial"/>
                <w:szCs w:val="20"/>
              </w:rPr>
              <w:t>,</w:t>
            </w:r>
            <w:r w:rsidRPr="00597F15">
              <w:rPr>
                <w:rFonts w:cs="Arial"/>
                <w:szCs w:val="20"/>
              </w:rPr>
              <w:t xml:space="preserve"> </w:t>
            </w:r>
            <m:oMath>
              <m:r>
                <w:rPr>
                  <w:rFonts w:ascii="Cambria Math" w:hAnsi="Cambria Math" w:cs="Arial"/>
                  <w:szCs w:val="20"/>
                </w:rPr>
                <m:t>B</m:t>
              </m:r>
            </m:oMath>
            <w:r w:rsidRPr="00597F15">
              <w:rPr>
                <w:rFonts w:cs="Arial"/>
                <w:szCs w:val="20"/>
              </w:rPr>
              <w:t xml:space="preserve"> (rad/s^2)</w:t>
            </w:r>
          </w:p>
        </w:tc>
        <w:tc>
          <w:tcPr>
            <w:tcW w:w="4675" w:type="dxa"/>
            <w:vAlign w:val="center"/>
          </w:tcPr>
          <w:p w14:paraId="73D072C3"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+/-5, +/-10, +/-15, +/-20, +/-25, +/-30, +/-35, +/-40</w:t>
            </w:r>
          </w:p>
        </w:tc>
      </w:tr>
      <w:tr w:rsidR="00597F15" w:rsidRPr="00597F15" w14:paraId="406625AC" w14:textId="77777777" w:rsidTr="00437316">
        <w:trPr>
          <w:jc w:val="center"/>
        </w:trPr>
        <w:tc>
          <w:tcPr>
            <w:tcW w:w="4675" w:type="dxa"/>
            <w:vAlign w:val="center"/>
          </w:tcPr>
          <w:p w14:paraId="1FBA02A5" w14:textId="74C300C0" w:rsidR="00597F15" w:rsidRPr="00597F15" w:rsidRDefault="00597F15" w:rsidP="004D2FF5">
            <w:pPr>
              <w:spacing w:before="100" w:beforeAutospacing="1" w:after="100" w:afterAutospacing="1"/>
              <w:jc w:val="left"/>
              <w:rPr>
                <w:rFonts w:cs="Arial"/>
                <w:szCs w:val="20"/>
              </w:rPr>
            </w:pPr>
            <w:r w:rsidRPr="00597F15">
              <w:rPr>
                <w:rFonts w:cs="Arial"/>
                <w:szCs w:val="20"/>
              </w:rPr>
              <w:lastRenderedPageBreak/>
              <w:t>Adam refinement steps</w:t>
            </w:r>
            <w:r w:rsidR="00A37577">
              <w:rPr>
                <w:rFonts w:cs="Arial"/>
                <w:szCs w:val="20"/>
              </w:rPr>
              <w:t>,</w:t>
            </w:r>
            <w:r w:rsidRPr="00597F15">
              <w:rPr>
                <w:rFonts w:cs="Arial"/>
                <w:szCs w:val="20"/>
              </w:rPr>
              <w:t xml:space="preserve"> </w:t>
            </w:r>
            <m:oMath>
              <m:r>
                <w:rPr>
                  <w:rFonts w:ascii="Cambria Math" w:hAnsi="Cambria Math" w:cs="Arial"/>
                  <w:szCs w:val="20"/>
                </w:rPr>
                <m:t>A</m:t>
              </m:r>
            </m:oMath>
          </w:p>
        </w:tc>
        <w:tc>
          <w:tcPr>
            <w:tcW w:w="4675" w:type="dxa"/>
            <w:vAlign w:val="center"/>
          </w:tcPr>
          <w:p w14:paraId="3E042758"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0, 1, 2, 5, 10, 15</w:t>
            </w:r>
          </w:p>
        </w:tc>
      </w:tr>
    </w:tbl>
    <w:p w14:paraId="79F4C052" w14:textId="0896E50A" w:rsidR="002D651C" w:rsidRDefault="00B06EF8" w:rsidP="004D2FF5">
      <w:pPr>
        <w:spacing w:before="100" w:beforeAutospacing="1" w:after="100" w:afterAutospacing="1"/>
      </w:pPr>
      <w:r>
        <w:t>Solver p</w:t>
      </w:r>
      <w:r w:rsidR="002D651C" w:rsidRPr="002D651C">
        <w:t>erformance was assessed by joint angular accuracy and computational latency. The primary accuracy metric was the mean absolute error (MAE) across both joints, calculated per state update as:</w:t>
      </w:r>
    </w:p>
    <w:p w14:paraId="67B00C25" w14:textId="61F4AADE" w:rsidR="002D651C" w:rsidRDefault="002D651C" w:rsidP="004D2FF5">
      <w:pPr>
        <w:spacing w:before="100" w:beforeAutospacing="1" w:after="100" w:afterAutospacing="1"/>
      </w:pPr>
      <m:oMathPara>
        <m:oMath>
          <m:r>
            <w:rPr>
              <w:rFonts w:ascii="Cambria Math" w:hAnsi="Cambria Math"/>
            </w:rPr>
            <m:t>MAE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 true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1,pred</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 true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2,pred</m:t>
                      </m:r>
                    </m:sub>
                  </m:sSub>
                </m:e>
              </m:d>
            </m:num>
            <m:den>
              <m:r>
                <w:rPr>
                  <w:rFonts w:ascii="Cambria Math" w:hAnsi="Cambria Math"/>
                </w:rPr>
                <m:t>2</m:t>
              </m:r>
            </m:den>
          </m:f>
          <m:r>
            <w:rPr>
              <w:rFonts w:ascii="Cambria Math" w:hAnsi="Cambria Math"/>
            </w:rPr>
            <m:t>,</m:t>
          </m:r>
        </m:oMath>
      </m:oMathPara>
    </w:p>
    <w:p w14:paraId="7D7556CE" w14:textId="0172A18F" w:rsidR="002D651C" w:rsidRDefault="00123A46" w:rsidP="004D2FF5">
      <w:pPr>
        <w:spacing w:before="100" w:beforeAutospacing="1" w:after="100" w:afterAutospacing="1"/>
      </w:pPr>
      <w:r w:rsidRPr="00123A46">
        <w:t xml:space="preserve">where </w:t>
      </w:r>
      <m:oMath>
        <m:sSub>
          <m:sSubPr>
            <m:ctrlPr>
              <w:rPr>
                <w:rFonts w:ascii="Cambria Math" w:hAnsi="Cambria Math"/>
                <w:i/>
              </w:rPr>
            </m:ctrlPr>
          </m:sSubPr>
          <m:e>
            <m:r>
              <w:rPr>
                <w:rFonts w:ascii="Cambria Math" w:hAnsi="Cambria Math"/>
              </w:rPr>
              <m:t>q</m:t>
            </m:r>
          </m:e>
          <m:sub>
            <m:r>
              <w:rPr>
                <w:rFonts w:ascii="Cambria Math" w:hAnsi="Cambria Math"/>
              </w:rPr>
              <m:t>1, true</m:t>
            </m:r>
          </m:sub>
        </m:sSub>
      </m:oMath>
      <w:r w:rsidRPr="00123A46">
        <w:t xml:space="preserve"> 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2, true</m:t>
            </m:r>
          </m:sub>
        </m:sSub>
      </m:oMath>
      <w:r>
        <w:t xml:space="preserve"> </w:t>
      </w:r>
      <w:r w:rsidRPr="00123A46">
        <w:t>are the ground-truth angles for joint 1 and joint 2, 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1,pred</m:t>
            </m:r>
          </m:sub>
        </m:sSub>
      </m:oMath>
      <w:r>
        <w:t xml:space="preserve"> </w:t>
      </w:r>
      <w:r w:rsidRPr="00123A46">
        <w:t>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2,pred</m:t>
            </m:r>
          </m:sub>
        </m:sSub>
      </m:oMath>
      <w:r>
        <w:t xml:space="preserve"> </w:t>
      </w:r>
      <w:r w:rsidRPr="00123A46">
        <w:t>are the corresponding predicted angles. This value was averaged across the 10,000 updates.</w:t>
      </w:r>
    </w:p>
    <w:p w14:paraId="7EFF0172" w14:textId="69A6E702" w:rsidR="00597F15" w:rsidRPr="00597F15" w:rsidRDefault="002D651C" w:rsidP="004D2FF5">
      <w:pPr>
        <w:spacing w:before="100" w:beforeAutospacing="1" w:after="100" w:afterAutospacing="1"/>
      </w:pPr>
      <w:r w:rsidRPr="002D651C">
        <w:t>To assess computational speed, we recorded the full state-update time rather than isolated neural-network inference time. This metric accounts for optimizer execution, candidate evaluation, network forward passes, Adam refinement, numerical integration, tensor operations, and loop overheads. Given a simulation timestep of 2</w:t>
      </w:r>
      <w:r w:rsidR="00D925E5">
        <w:t xml:space="preserve"> m</w:t>
      </w:r>
      <w:r w:rsidRPr="002D651C">
        <w:t>s, a configuration was defined as real-time capable if its mean update time was ≤2.0 ms.</w:t>
      </w:r>
    </w:p>
    <w:p w14:paraId="244C951D" w14:textId="77777777" w:rsidR="0037135B" w:rsidRDefault="0037135B" w:rsidP="004D2FF5">
      <w:pPr>
        <w:pStyle w:val="Heading3"/>
        <w:spacing w:before="100" w:beforeAutospacing="1" w:after="100" w:afterAutospacing="1"/>
      </w:pPr>
      <w:r w:rsidRPr="006F5115">
        <w:t>Closed-loop simulation</w:t>
      </w:r>
    </w:p>
    <w:p w14:paraId="29014F1B" w14:textId="3805F4AE" w:rsidR="0037135B" w:rsidRDefault="0037135B" w:rsidP="004D2FF5">
      <w:pPr>
        <w:spacing w:before="100" w:beforeAutospacing="1" w:after="100" w:afterAutospacing="1"/>
      </w:pPr>
      <w:r w:rsidRPr="00A2446C">
        <w:t>The predictive accuracy of the optimiz</w:t>
      </w:r>
      <w:r>
        <w:t>ation-based forward dynamics solver</w:t>
      </w:r>
      <w:r w:rsidRPr="00A2446C">
        <w:t xml:space="preserve"> was evaluated by conducting closed-loop forward simulations across a distribution of randomly initialized kinematic states. For each initial state, the system was integrated forward in time using a semi-implicit Euler integration scheme (</w:t>
      </w:r>
      <m:oMath>
        <m:r>
          <w:rPr>
            <w:rFonts w:ascii="Cambria Math" w:hAnsi="Cambria Math"/>
          </w:rPr>
          <m:t xml:space="preserve">Δt=2 </m:t>
        </m:r>
        <m:r>
          <m:rPr>
            <m:sty m:val="p"/>
          </m:rPr>
          <w:rPr>
            <w:rFonts w:ascii="Cambria Math" w:hAnsi="Cambria Math"/>
          </w:rPr>
          <m:t>ms</m:t>
        </m:r>
      </m:oMath>
      <w:r w:rsidR="009A5D2A">
        <w:t>),</w:t>
      </w:r>
      <w:r>
        <w:t xml:space="preserve"> </w:t>
      </w:r>
      <w:r w:rsidRPr="003E14C2">
        <w:t>chosen to maintain the numerical stability of the first-order update</w:t>
      </w:r>
      <w:r w:rsidRPr="00A2446C">
        <w:t xml:space="preserve">. At each temporal increment, the </w:t>
      </w:r>
      <w:r>
        <w:t>solver</w:t>
      </w:r>
      <w:r w:rsidRPr="00A2446C">
        <w:t xml:space="preserve"> assessed the current state variables </w:t>
      </w:r>
      <w:r w:rsidRPr="006F5115">
        <w:t>(</w:t>
      </w:r>
      <m:oMath>
        <m:r>
          <m:rPr>
            <m:sty m:val="b"/>
          </m:rPr>
          <w:rPr>
            <w:rFonts w:ascii="Cambria Math" w:hAnsi="Cambria Math"/>
          </w:rPr>
          <m:t>q</m:t>
        </m:r>
        <m:r>
          <m:rPr>
            <m:sty m:val="p"/>
          </m:rPr>
          <w:rPr>
            <w:rFonts w:ascii="Cambria Math" w:hAnsi="Cambria Math"/>
          </w:rPr>
          <m:t>,</m:t>
        </m:r>
        <m:r>
          <m:rPr>
            <m:sty m:val="b"/>
          </m:rPr>
          <w:rPr>
            <w:rFonts w:ascii="Cambria Math" w:hAnsi="Cambria Math"/>
          </w:rPr>
          <m:t xml:space="preserve"> </m:t>
        </m:r>
        <m:acc>
          <m:accPr>
            <m:chr m:val="̇"/>
            <m:ctrlPr>
              <w:rPr>
                <w:rFonts w:ascii="Cambria Math" w:hAnsi="Cambria Math"/>
                <w:b/>
                <w:bCs/>
                <w:iCs/>
              </w:rPr>
            </m:ctrlPr>
          </m:accPr>
          <m:e>
            <m:r>
              <m:rPr>
                <m:sty m:val="b"/>
              </m:rPr>
              <w:rPr>
                <w:rFonts w:ascii="Cambria Math" w:hAnsi="Cambria Math"/>
              </w:rPr>
              <m:t>q</m:t>
            </m:r>
          </m:e>
        </m:acc>
      </m:oMath>
      <w:r w:rsidRPr="006F5115">
        <w:t xml:space="preserve">) </w:t>
      </w:r>
      <w:r w:rsidRPr="00A2446C">
        <w:t xml:space="preserve">and computed the resultant acceleration vector, </w:t>
      </w:r>
      <m:oMath>
        <m:acc>
          <m:accPr>
            <m:chr m:val="̈"/>
            <m:ctrlPr>
              <w:rPr>
                <w:rFonts w:ascii="Cambria Math" w:hAnsi="Cambria Math"/>
                <w:b/>
                <w:bCs/>
                <w:iCs/>
              </w:rPr>
            </m:ctrlPr>
          </m:accPr>
          <m:e>
            <m:r>
              <m:rPr>
                <m:sty m:val="b"/>
              </m:rPr>
              <w:rPr>
                <w:rFonts w:ascii="Cambria Math" w:hAnsi="Cambria Math"/>
              </w:rPr>
              <m:t>q</m:t>
            </m:r>
          </m:e>
        </m:acc>
      </m:oMath>
      <w:r w:rsidRPr="00A2446C">
        <w:t xml:space="preserve">. To stabilize the temporal regularization term at the onset of each simulation, a five-iteration stabilization loop was applied at </w:t>
      </w:r>
      <m:oMath>
        <m:r>
          <w:rPr>
            <w:rFonts w:ascii="Cambria Math" w:hAnsi="Cambria Math"/>
          </w:rPr>
          <m:t>t=0 s</m:t>
        </m:r>
      </m:oMath>
      <w:r w:rsidRPr="00A2446C">
        <w:t>, with the optimizer</w:t>
      </w:r>
      <w:r w:rsidR="004629FB">
        <w:t>’</w:t>
      </w:r>
      <w:r w:rsidRPr="00A2446C">
        <w:t xml:space="preserve">s output recursively fed back to establish the boundary condition for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A2446C">
        <w:t>.</w:t>
      </w:r>
    </w:p>
    <w:p w14:paraId="324482EB" w14:textId="512E2302" w:rsidR="0037135B" w:rsidRDefault="0037135B" w:rsidP="004D2FF5">
      <w:pPr>
        <w:spacing w:before="100" w:beforeAutospacing="1" w:after="100" w:afterAutospacing="1"/>
      </w:pPr>
      <w:r w:rsidRPr="00A2446C">
        <w:t>Integration drift was quantified by generating corresponding ground-truth trajectories for identical initial states using an explicit fourth-order Runge-Kutta integration scheme (</w:t>
      </w:r>
      <m:oMath>
        <m:r>
          <w:rPr>
            <w:rFonts w:ascii="Cambria Math" w:hAnsi="Cambria Math"/>
          </w:rPr>
          <m:t xml:space="preserve">Δt=2 </m:t>
        </m:r>
        <m:r>
          <m:rPr>
            <m:sty m:val="p"/>
          </m:rPr>
          <w:rPr>
            <w:rFonts w:ascii="Cambria Math" w:hAnsi="Cambria Math"/>
          </w:rPr>
          <m:t>ms</m:t>
        </m:r>
      </m:oMath>
      <w:r w:rsidRPr="00A2446C">
        <w:t>)</w:t>
      </w:r>
      <w:r w:rsidR="00B30D2C">
        <w:t xml:space="preserve"> (see </w:t>
      </w:r>
      <w:r w:rsidR="00B30D2C">
        <w:fldChar w:fldCharType="begin"/>
      </w:r>
      <w:r w:rsidR="00375F97">
        <w:instrText xml:space="preserve"> ADDIN ZOTERO_ITEM CSL_CITATION {"citationID":"sgwYF32M","properties":{"unsorted":false,"formattedCitation":"\\super 59\\nosupersub{}","plainCitation":"59","noteIndex":0},"citationItems":[{"id":702,"uris":["http://zotero.org/users/19127629/items/B9WCFR5T"],"itemData":{"id":702,"type":"article-journal","container-title":"Biological Cybernetics","DOI":"10.1007/BF00364149","ISSN":"0340-1200, 1432-0770","issue":"3","journalAbbreviation":"Biol. Cybern.","language":"en","license":"http://www.springer.com/tdm","page":"169-185","source":"DOI.org (Crossref)","title":"A hierarchical neural-network model for control and learning of voluntary movement","volume":"57","author":[{"family":"Kawato","given":"M."},{"family":"Furukawa","given":"Kazunori"},{"family":"Suzuki","given":"R."}],"issued":{"date-parts":[["1987",10]]}}}],"schema":"https://github.com/citation-style-language/schema/raw/master/csl-citation.json"} </w:instrText>
      </w:r>
      <w:r w:rsidR="00B30D2C">
        <w:fldChar w:fldCharType="separate"/>
      </w:r>
      <w:r w:rsidR="00375F97" w:rsidRPr="00375F97">
        <w:rPr>
          <w:rFonts w:eastAsiaTheme="minorHAnsi" w:cs="Arial"/>
          <w:vertAlign w:val="superscript"/>
          <w14:ligatures w14:val="standardContextual"/>
        </w:rPr>
        <w:t>59</w:t>
      </w:r>
      <w:r w:rsidR="00B30D2C">
        <w:fldChar w:fldCharType="end"/>
      </w:r>
      <w:r w:rsidR="00B30D2C">
        <w:t xml:space="preserve"> for similar solver </w:t>
      </w:r>
      <w:r w:rsidR="00B30D2C">
        <w:lastRenderedPageBreak/>
        <w:t>configuration)</w:t>
      </w:r>
      <w:r w:rsidRPr="00A2446C">
        <w:t>. The continuous state evolution was recorded, and the RMSE was computed between the simulated and ground-truth angles, velocities, and accelerations across the temporal horizon for both joints.</w:t>
      </w:r>
    </w:p>
    <w:p w14:paraId="095F4F7C" w14:textId="77777777" w:rsidR="0037135B" w:rsidRDefault="0037135B" w:rsidP="004D2FF5">
      <w:pPr>
        <w:spacing w:before="100" w:beforeAutospacing="1" w:after="100" w:afterAutospacing="1"/>
        <w:rPr>
          <w:b/>
          <w:bCs/>
          <w:szCs w:val="27"/>
        </w:rPr>
      </w:pPr>
      <w:r w:rsidRPr="00EC3781">
        <w:rPr>
          <w:b/>
          <w:bCs/>
          <w:szCs w:val="27"/>
        </w:rPr>
        <w:t>Statistical analysis</w:t>
      </w:r>
    </w:p>
    <w:p w14:paraId="448F416A" w14:textId="41BEA4B2" w:rsidR="00192613" w:rsidRDefault="00192613" w:rsidP="00192613">
      <w:pPr>
        <w:spacing w:before="100" w:beforeAutospacing="1" w:after="100" w:afterAutospacing="1"/>
      </w:pPr>
      <w:r w:rsidRPr="003E2438">
        <w:t>All statistical analyses were performed using SciPy</w:t>
      </w:r>
      <w:r>
        <w:fldChar w:fldCharType="begin"/>
      </w:r>
      <w:r w:rsidR="00375F97">
        <w:instrText xml:space="preserve"> ADDIN ZOTERO_ITEM CSL_CITATION {"citationID":"Rr0oy89r","properties":{"formattedCitation":"\\super 60\\nosupersub{}","plainCitation":"60","noteIndex":0},"citationItems":[{"id":261,"uris":["http://zotero.org/users/19127629/items/RBNBM8HW"],"itemData":{"id":261,"type":"article-journal","abstract":"SciPy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Author(s)","page":"261-272","publisher":"Nature Publishing Group","source":"www.nature.com","title":"SciPy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fldChar w:fldCharType="separate"/>
      </w:r>
      <w:r w:rsidR="00375F97" w:rsidRPr="00375F97">
        <w:rPr>
          <w:rFonts w:eastAsiaTheme="minorHAnsi" w:cs="Arial"/>
          <w:vertAlign w:val="superscript"/>
          <w14:ligatures w14:val="standardContextual"/>
        </w:rPr>
        <w:t>60</w:t>
      </w:r>
      <w:r>
        <w:fldChar w:fldCharType="end"/>
      </w:r>
      <w:r w:rsidRPr="003E2438">
        <w:t xml:space="preserve"> and statsmodels</w:t>
      </w:r>
      <w:r>
        <w:fldChar w:fldCharType="begin"/>
      </w:r>
      <w:r w:rsidR="00375F97">
        <w:instrText xml:space="preserve"> ADDIN ZOTERO_ITEM CSL_CITATION {"citationID":"kWHUar4E","properties":{"formattedCitation":"\\super 61\\nosupersub{}","plainCitation":"61","noteIndex":0},"citationItems":[{"id":537,"uris":["http://zotero.org/users/19127629/items/5JC4TFIP"],"itemData":{"id":537,"type":"article-journal","abstract":"Statsmodels is a library for statistical and econometric analysis in Python. This paper discusses the current relationship between statistics and Python and open source more generally, outlining how the statsmodels package fills a gap in this relationship.","container-title":"SciPy 2010","DOI":"10.25080/Majora-92bf1922-011","language":"en","source":"proceedings.scipy.org","title":"Statsmodels: Econometric and Statistical Modeling with Python","title-short":"Statsmodels","URL":"https://proceedings.scipy.org/articles/Majora-92bf1922-011","author":[{"family":"Seabold","given":"Skipper"},{"family":"Perktold","given":"Josef"}],"accessed":{"date-parts":[["2026",4,20]]},"issued":{"date-parts":[["2010",5,1]]}}}],"schema":"https://github.com/citation-style-language/schema/raw/master/csl-citation.json"} </w:instrText>
      </w:r>
      <w:r>
        <w:fldChar w:fldCharType="separate"/>
      </w:r>
      <w:r w:rsidR="00375F97" w:rsidRPr="00375F97">
        <w:rPr>
          <w:rFonts w:eastAsiaTheme="minorHAnsi" w:cs="Arial"/>
          <w:vertAlign w:val="superscript"/>
          <w14:ligatures w14:val="standardContextual"/>
        </w:rPr>
        <w:t>61</w:t>
      </w:r>
      <w:r>
        <w:fldChar w:fldCharType="end"/>
      </w:r>
      <w:r w:rsidRPr="003E2438">
        <w:t>, while neural network computations and automatic differentiation were executed via PyTorch</w:t>
      </w:r>
      <w:r>
        <w:fldChar w:fldCharType="begin"/>
      </w:r>
      <w:r w:rsidR="00375F97">
        <w:instrText xml:space="preserve"> ADDIN ZOTERO_ITEM CSL_CITATION {"citationID":"ywAzCkLb","properties":{"formattedCitation":"\\super 62\\nosupersub{}","plainCitation":"62","noteIndex":0},"citationItems":[{"id":97,"uris":["http://zotero.org/users/19127629/items/776IYRVX"],"itemData":{"id":97,"type":"article","abstract":"Deep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benchmarks.","DOI":"10.48550/arXiv.1912.01703","note":"arXiv:1912.01703 [cs]","number":"arXiv:1912.01703","publisher":"arXiv","source":"arXiv.org","title":"PyTorch: An Imperative Style, High-Performance Deep Learning Library","title-short":"PyTorch","URL":"http://arxiv.org/abs/1912.01703","author":[{"family":"Paszke","given":"Adam"},{"family":"Gross","given":"Sam"},{"family":"Massa","given":"Francisco"},{"family":"Lerer","given":"Adam"},{"family":"Bradbury","given":"James"},{"family":"Chanan","given":"Gregory"},{"family":"Killeen","given":"Trevor"},{"family":"Lin","given":"Zeming"},{"family":"Gimelshein","given":"Natalia"},{"family":"Antiga","given":"Luca"},{"family":"Desmaison","given":"Alban"},{"family":"Köpf","given":"Andreas"},{"family":"Yang","given":"Edward"},{"family":"DeVito","given":"Zach"},{"family":"Raison","given":"Martin"},{"family":"Tejani","given":"Alykhan"},{"family":"Chilamkurthy","given":"Sasank"},{"family":"Steiner","given":"Benoit"},{"family":"Fang","given":"Lu"},{"family":"Bai","given":"Junjie"},{"family":"Chintala","given":"Soumith"}],"accessed":{"date-parts":[["2026",3,6]]},"issued":{"date-parts":[["2019",12,3]]}}}],"schema":"https://github.com/citation-style-language/schema/raw/master/csl-citation.json"} </w:instrText>
      </w:r>
      <w:r>
        <w:fldChar w:fldCharType="separate"/>
      </w:r>
      <w:r w:rsidR="00375F97" w:rsidRPr="00375F97">
        <w:rPr>
          <w:rFonts w:eastAsiaTheme="minorHAnsi" w:cs="Arial"/>
          <w:vertAlign w:val="superscript"/>
          <w14:ligatures w14:val="standardContextual"/>
        </w:rPr>
        <w:t>62</w:t>
      </w:r>
      <w:r>
        <w:fldChar w:fldCharType="end"/>
      </w:r>
      <w:r w:rsidRPr="003E2438">
        <w:t>.</w:t>
      </w:r>
      <w:r>
        <w:t xml:space="preserve"> No trials were excluded. We evaluated the assumption of normality for all empirical distributions using the Shapiro-Wilk test (</w:t>
      </w:r>
      <m:oMath>
        <m:r>
          <w:rPr>
            <w:rFonts w:ascii="Cambria Math" w:hAnsi="Cambria Math"/>
          </w:rPr>
          <m:t>α=0.05</m:t>
        </m:r>
      </m:oMath>
      <w:r>
        <w:t>). Because distributions for temporal latencies and RMSE deviated from normality, non-parametric tests were used for hypothesis testing. Two-sided Mann-Whitney U tests were used for pairwise RMSE-distribution comparisons, whereas one-sided Mann-Whitney U tests were used for directional latency comparisons when the prespecified hypothesis was that the optimization-based forward dynamics solver required longer execution time than the traditional, numerical solver.</w:t>
      </w:r>
    </w:p>
    <w:p w14:paraId="5081AAA4" w14:textId="334C251D" w:rsidR="00192613" w:rsidRDefault="00192613" w:rsidP="00192613">
      <w:pPr>
        <w:spacing w:before="100" w:beforeAutospacing="1" w:after="100" w:afterAutospacing="1"/>
      </w:pPr>
      <w:r>
        <w:t>For the inverse-dynamics evaluation, predictive accuracy was assessed by calculating the torque RMSE at the first and second joints across 50 ground-truth numerical integration trajectories. To map the statistical effect of training dataset volume on predictive accuracy, we performed pairwise comparisons of the RMSE distributions across dataset sizes using two-sided Mann-Whitney U tests. These pairwise comparisons were corrected for multiple comparisons using the Benjamini-Hochberg false discovery rate (FDR) procedure.</w:t>
      </w:r>
    </w:p>
    <w:p w14:paraId="4AACFF22" w14:textId="178CE3CA" w:rsidR="00192613" w:rsidRDefault="00192613" w:rsidP="00192613">
      <w:pPr>
        <w:spacing w:before="100" w:beforeAutospacing="1" w:after="100" w:afterAutospacing="1"/>
      </w:pPr>
      <w:r>
        <w:t xml:space="preserve">To quantify computational efficiency and eliminate hardware biases, models were evaluated in a randomized, interleaved order with hardware operations synchronized immediately before and after execution. Timing summaries distinguish three distinct quantities. Network-forward time isolates the duration required for neural-network forward evaluations. Solver-call time encompasses candidate sampling, candidate scoring, and Adam refinement for a single optimizer call. Full-update time is the total wall-clock rollout time divided by the number of simulated state updates. Because the full-update metric includes the complete simulation loop overhead, it serves as the most conservative timing measure and </w:t>
      </w:r>
      <w:r>
        <w:lastRenderedPageBreak/>
        <w:t>was exclusively used to evaluate real-time performance. Differences in inverse-model inference latency across dataset sizes were evaluated using a Kruskal-Wallis H-test.</w:t>
      </w:r>
    </w:p>
    <w:p w14:paraId="75787F61" w14:textId="1A1FEAB5" w:rsidR="00192613" w:rsidRDefault="00192613" w:rsidP="004D2FF5">
      <w:pPr>
        <w:spacing w:before="100" w:beforeAutospacing="1" w:after="100" w:afterAutospacing="1"/>
      </w:pPr>
      <w:r>
        <w:t xml:space="preserve">For the forward-dynamics evaluation, solver accuracy was assessed by computing the RMSE for joint angles, velocities, and accelerations. We compared the spatial evolution of the closed-loop forward simulations against analytical ground truth over fifty 5-second trajectories. Finally, to evaluate computational viability, we compared the execution latencies of the optimization-based solver against a standard numerical ODE solver using the full-update time metric, with statistical significance determined by a one-sided Mann-Whitney U test testing whether </w:t>
      </w:r>
      <w:r w:rsidR="009A5D2A">
        <w:t xml:space="preserve">optimization-based </w:t>
      </w:r>
      <w:r>
        <w:t>solver execution time exceeded analytical ODE execution time.</w:t>
      </w:r>
    </w:p>
    <w:p w14:paraId="29F363D1" w14:textId="635811C3" w:rsidR="0037135B" w:rsidRDefault="0037135B" w:rsidP="004D2FF5">
      <w:pPr>
        <w:pStyle w:val="Heading3"/>
        <w:spacing w:before="100" w:beforeAutospacing="1" w:after="100" w:afterAutospacing="1"/>
      </w:pPr>
      <w:r w:rsidRPr="00A2446C">
        <w:t>Hardware specifications</w:t>
      </w:r>
    </w:p>
    <w:p w14:paraId="794923A9" w14:textId="7F605E40" w:rsidR="0037135B" w:rsidRPr="00A2446C" w:rsidRDefault="00266197" w:rsidP="004D2FF5">
      <w:pPr>
        <w:spacing w:before="100" w:beforeAutospacing="1" w:after="100" w:afterAutospacing="1"/>
      </w:pPr>
      <w:r w:rsidRPr="00266197">
        <w:t>All computational experiments, including dataset generation, network training, and dynamics simulations, were performed locally on an Apple M4 system-on-a-chip equipped with 32 GB of unified memory, running macOS Tahoe (v.26.3.1). Computations were executed exclusively on the CPU cores, without utilizing the integrated Metal Performance Shaders (MPS) for hardware acceleration.</w:t>
      </w:r>
    </w:p>
    <w:p w14:paraId="4A2DCFE4" w14:textId="7CA4C853" w:rsidR="00D27B9B" w:rsidRPr="0090510F" w:rsidRDefault="0037135B" w:rsidP="004D2FF5">
      <w:pPr>
        <w:pStyle w:val="Heading2"/>
        <w:spacing w:before="100" w:beforeAutospacing="1" w:after="100" w:afterAutospacing="1"/>
        <w:rPr>
          <w:szCs w:val="26"/>
        </w:rPr>
      </w:pPr>
      <w:r>
        <w:t>Results</w:t>
      </w:r>
    </w:p>
    <w:p w14:paraId="33B1DFB4" w14:textId="77777777" w:rsidR="009A5D2A" w:rsidRDefault="009A5D2A" w:rsidP="004D2FF5">
      <w:pPr>
        <w:spacing w:before="100" w:beforeAutospacing="1" w:after="100" w:afterAutospacing="1"/>
        <w:rPr>
          <w:rFonts w:eastAsiaTheme="majorEastAsia" w:cstheme="majorBidi"/>
          <w:b/>
          <w:color w:val="000000" w:themeColor="text1"/>
          <w:szCs w:val="28"/>
          <w:shd w:val="clear" w:color="auto" w:fill="FFFFFF"/>
        </w:rPr>
      </w:pPr>
      <w:r w:rsidRPr="009A5D2A">
        <w:rPr>
          <w:rFonts w:eastAsiaTheme="majorEastAsia" w:cstheme="majorBidi"/>
          <w:b/>
          <w:color w:val="000000" w:themeColor="text1"/>
          <w:szCs w:val="28"/>
          <w:shd w:val="clear" w:color="auto" w:fill="FFFFFF"/>
        </w:rPr>
        <w:t>Hyperparameter search optimized torque recovery from learned Appell energy</w:t>
      </w:r>
    </w:p>
    <w:p w14:paraId="7A41B8E1" w14:textId="370A3AC8" w:rsidR="00515A8A" w:rsidRDefault="00515A8A" w:rsidP="00515A8A">
      <w:pPr>
        <w:spacing w:before="100" w:beforeAutospacing="1" w:after="100" w:afterAutospacing="1"/>
        <w:rPr>
          <w:shd w:val="clear" w:color="auto" w:fill="FFFFFF"/>
        </w:rPr>
      </w:pPr>
      <w:r>
        <w:rPr>
          <w:shd w:val="clear" w:color="auto" w:fill="FFFFFF"/>
        </w:rPr>
        <w:t>We selected the network architecture using inverse-dynamics accuracy as the performance criterion. Each candidate network received the standardized six-dimensional input vector </w:t>
      </w:r>
      <m:oMath>
        <m:sSup>
          <m:sSupPr>
            <m:ctrlPr>
              <w:rPr>
                <w:rFonts w:ascii="Cambria Math" w:hAnsi="Cambria Math"/>
              </w:rPr>
            </m:ctrlPr>
          </m:sSupPr>
          <m:e>
            <m:r>
              <m:rPr>
                <m:sty m:val="b"/>
              </m:rPr>
              <w:rPr>
                <w:rFonts w:ascii="Cambria Math" w:hAnsi="Cambria Math"/>
              </w:rPr>
              <m:t>z</m:t>
            </m:r>
          </m:e>
          <m:sup>
            <m:r>
              <w:rPr>
                <w:rFonts w:ascii="Cambria Math" w:hAnsi="Cambria Math"/>
              </w:rPr>
              <m:t>*</m:t>
            </m:r>
          </m:sup>
        </m:sSup>
      </m:oMath>
      <w:r>
        <w:rPr>
          <w:shd w:val="clear" w:color="auto" w:fill="FFFFFF"/>
        </w:rPr>
        <w:t> and returned a scalar estimate of Appell acceleration energy, </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shd w:val="clear" w:color="auto" w:fill="FFFFFF"/>
        </w:rPr>
        <w:t xml:space="preserve">. To evaluate each candidate, we differentiated this scalar output with respect to the acceleration inputs and rescaled the derivative to obtain predicted joint torques. We therefore ranked the 500 hyperparameter trials by torque RMSE, directly testing the quantity required for inverse dynamics. Global sensitivity analysis showed that performance was most strongly affected by the width of the first hidden layer and the learning rate, which accounted for 51.4% and 25.5% of the variation in RMSE, </w:t>
      </w:r>
      <w:r>
        <w:rPr>
          <w:shd w:val="clear" w:color="auto" w:fill="FFFFFF"/>
        </w:rPr>
        <w:lastRenderedPageBreak/>
        <w:t>respectively. Network depth accounted for 18.3%, whereas activation function accounted for 4.8%, indicating smaller but measurable effects (Fig. 2h).</w:t>
      </w:r>
    </w:p>
    <w:p w14:paraId="34EF0BB5" w14:textId="2B314C7B" w:rsidR="00515A8A" w:rsidRDefault="00515A8A" w:rsidP="00515A8A">
      <w:pPr>
        <w:spacing w:before="100" w:beforeAutospacing="1" w:after="100" w:afterAutospacing="1"/>
      </w:pPr>
      <w:r>
        <w:rPr>
          <w:shd w:val="clear" w:color="auto" w:fill="FFFFFF"/>
        </w:rPr>
        <w:t>The search revealed clear limits on the hyperparameter values that produced accurate models. Networks trained with learning rates below </w:t>
      </w:r>
      <m:oMath>
        <m:sSup>
          <m:sSupPr>
            <m:ctrlPr>
              <w:rPr>
                <w:rFonts w:ascii="Cambria Math" w:hAnsi="Cambria Math"/>
              </w:rPr>
            </m:ctrlPr>
          </m:sSupPr>
          <m:e>
            <m:r>
              <w:rPr>
                <w:rFonts w:ascii="Cambria Math" w:hAnsi="Cambria Math"/>
              </w:rPr>
              <m:t>10</m:t>
            </m:r>
          </m:e>
          <m:sup>
            <m:r>
              <w:rPr>
                <w:rFonts w:ascii="Cambria Math" w:hAnsi="Cambria Math"/>
              </w:rPr>
              <m:t>-5</m:t>
            </m:r>
          </m:sup>
        </m:sSup>
      </m:oMath>
      <w:r>
        <w:rPr>
          <w:shd w:val="clear" w:color="auto" w:fill="FFFFFF"/>
        </w:rPr>
        <w:t> did not converge and remained at high torque errors near 43 Nm (Fig. 2a). Lower errors required learning rates near </w:t>
      </w:r>
      <m:oMath>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xml:space="preserve">. Accuracy also depended strongly on the width of the first hidden layer: the best-performing trials used first-layer widths close to the upper end of the search range, </w:t>
      </w:r>
      <w:r w:rsidR="00A37577">
        <w:rPr>
          <w:shd w:val="clear" w:color="auto" w:fill="FFFFFF"/>
        </w:rPr>
        <w:t>225</w:t>
      </w:r>
      <w:r>
        <w:rPr>
          <w:shd w:val="clear" w:color="auto" w:fill="FFFFFF"/>
        </w:rPr>
        <w:t xml:space="preserve"> </w:t>
      </w:r>
      <w:r w:rsidR="00A37577">
        <w:rPr>
          <w:shd w:val="clear" w:color="auto" w:fill="FFFFFF"/>
        </w:rPr>
        <w:t>nodes</w:t>
      </w:r>
      <w:r>
        <w:rPr>
          <w:shd w:val="clear" w:color="auto" w:fill="FFFFFF"/>
        </w:rPr>
        <w:t xml:space="preserve"> (Fig. 2c). In contrast, later hidden layers were less sensitive to width and reached low errors with fewer units (Fig. 2e–g). The lowest torque RMSE was obtained with a four-hidden-layer network, indicating that this depth performed best among the tested architectures (Fig. 2b).</w:t>
      </w:r>
    </w:p>
    <w:p w14:paraId="34A543A5" w14:textId="3C84D055" w:rsidR="00515A8A" w:rsidRPr="00515A8A" w:rsidRDefault="002E3775" w:rsidP="00515A8A">
      <w:pPr>
        <w:spacing w:before="100" w:beforeAutospacing="1" w:after="100" w:afterAutospacing="1"/>
        <w:rPr>
          <w:shd w:val="clear" w:color="auto" w:fill="FFFFFF"/>
        </w:rPr>
      </w:pPr>
      <w:r>
        <w:rPr>
          <w:shd w:val="clear" w:color="auto" w:fill="FFFFFF"/>
        </w:rPr>
        <w:t>Although the a</w:t>
      </w:r>
      <w:r w:rsidR="00515A8A">
        <w:rPr>
          <w:shd w:val="clear" w:color="auto" w:fill="FFFFFF"/>
        </w:rPr>
        <w:t xml:space="preserve">ctivation function had a smaller overall effect than learning rate or first-layer width, it still influenced the </w:t>
      </w:r>
      <w:r>
        <w:rPr>
          <w:shd w:val="clear" w:color="auto" w:fill="FFFFFF"/>
        </w:rPr>
        <w:t>minimum</w:t>
      </w:r>
      <w:r w:rsidR="00515A8A">
        <w:rPr>
          <w:shd w:val="clear" w:color="auto" w:fill="FFFFFF"/>
        </w:rPr>
        <w:t xml:space="preserve"> error </w:t>
      </w:r>
      <w:r>
        <w:rPr>
          <w:shd w:val="clear" w:color="auto" w:fill="FFFFFF"/>
        </w:rPr>
        <w:t xml:space="preserve">achieved by </w:t>
      </w:r>
      <w:r w:rsidR="00515A8A">
        <w:rPr>
          <w:shd w:val="clear" w:color="auto" w:fill="FFFFFF"/>
        </w:rPr>
        <w:t>each model (Fig. 2d). Networks with GELU activations achieved lower torque RMSE than networks using ReLU, ELU, Softplus, or Tanh. This result is consistent with the derivative-based training objective, because torque predictions depend on the derivative of the learned scalar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00515A8A">
        <w:rPr>
          <w:shd w:val="clear" w:color="auto" w:fill="FFFFFF"/>
        </w:rPr>
        <w:t> with respect to acceleration. Across the full search, the best-performing configuration used a learning rate of </w:t>
      </w:r>
      <m:oMath>
        <m:r>
          <w:rPr>
            <w:rFonts w:ascii="Cambria Math" w:hAnsi="Cambria Math"/>
          </w:rPr>
          <m:t>1.13×</m:t>
        </m:r>
        <m:sSup>
          <m:sSupPr>
            <m:ctrlPr>
              <w:rPr>
                <w:rFonts w:ascii="Cambria Math" w:hAnsi="Cambria Math"/>
              </w:rPr>
            </m:ctrlPr>
          </m:sSupPr>
          <m:e>
            <m:r>
              <w:rPr>
                <w:rFonts w:ascii="Cambria Math" w:hAnsi="Cambria Math"/>
              </w:rPr>
              <m:t>10</m:t>
            </m:r>
          </m:e>
          <m:sup>
            <m:r>
              <w:rPr>
                <w:rFonts w:ascii="Cambria Math" w:hAnsi="Cambria Math"/>
              </w:rPr>
              <m:t>-3</m:t>
            </m:r>
          </m:sup>
        </m:sSup>
      </m:oMath>
      <w:r w:rsidR="00515A8A">
        <w:rPr>
          <w:shd w:val="clear" w:color="auto" w:fill="FFFFFF"/>
        </w:rPr>
        <w:t>, four hidden layers with 225, 61, 91, and 99 units, and GELU activations (Fig. 2a–g, red markers). We used this architecture for all subsequent analyses.</w:t>
      </w:r>
      <w:r w:rsidR="00176D39">
        <w:rPr>
          <w:shd w:val="clear" w:color="auto" w:fill="FFFFFF"/>
        </w:rPr>
        <w:t xml:space="preserve"> </w:t>
      </w:r>
      <w:r w:rsidR="00176D39" w:rsidRPr="00176D39">
        <w:rPr>
          <w:shd w:val="clear" w:color="auto" w:fill="FFFFFF"/>
        </w:rPr>
        <w:t>A condensed parallel-coordinate representation of the full hyperparameter search is provided in Supplementary Fig. 1.</w:t>
      </w:r>
    </w:p>
    <w:p w14:paraId="29669E90" w14:textId="5A6F5546" w:rsidR="0037135B" w:rsidRDefault="00CE231F" w:rsidP="004D2FF5">
      <w:pPr>
        <w:spacing w:before="100" w:beforeAutospacing="1" w:after="100" w:afterAutospacing="1"/>
        <w:rPr>
          <w:rFonts w:cs="Arial"/>
        </w:rPr>
      </w:pPr>
      <w:r>
        <w:rPr>
          <w:rFonts w:cs="Arial"/>
          <w:noProof/>
          <w14:ligatures w14:val="standardContextual"/>
        </w:rPr>
        <w:lastRenderedPageBreak/>
        <w:drawing>
          <wp:inline distT="0" distB="0" distL="0" distR="0" wp14:anchorId="7C275424" wp14:editId="65932A9A">
            <wp:extent cx="5943600" cy="3296920"/>
            <wp:effectExtent l="0" t="0" r="0" b="5080"/>
            <wp:docPr id="157753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6834" name="Picture 15775368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5761D002" w14:textId="5C012B24" w:rsidR="0068764A" w:rsidRDefault="0068764A" w:rsidP="004D2FF5">
      <w:pPr>
        <w:spacing w:before="100" w:beforeAutospacing="1" w:after="100" w:afterAutospacing="1"/>
        <w:rPr>
          <w:rFonts w:cs="Arial"/>
          <w:b/>
          <w:bCs/>
          <w:sz w:val="18"/>
          <w:szCs w:val="22"/>
        </w:rPr>
      </w:pPr>
      <w:r w:rsidRPr="0068764A">
        <w:rPr>
          <w:rFonts w:cs="Arial"/>
          <w:b/>
          <w:bCs/>
          <w:sz w:val="18"/>
          <w:szCs w:val="22"/>
        </w:rPr>
        <w:t>Fig. 2</w:t>
      </w:r>
      <w:r w:rsidRPr="00D45666">
        <w:rPr>
          <w:rFonts w:cs="Arial"/>
          <w:b/>
          <w:bCs/>
          <w:sz w:val="18"/>
          <w:szCs w:val="22"/>
        </w:rPr>
        <w:t xml:space="preserve"> | </w:t>
      </w:r>
      <w:r w:rsidRPr="0068764A">
        <w:rPr>
          <w:rFonts w:cs="Arial"/>
          <w:b/>
          <w:bCs/>
          <w:sz w:val="18"/>
          <w:szCs w:val="22"/>
        </w:rPr>
        <w:t>Systematic hyperparam</w:t>
      </w:r>
      <w:commentRangeStart w:id="22"/>
      <w:r w:rsidRPr="0068764A">
        <w:rPr>
          <w:rFonts w:cs="Arial"/>
          <w:b/>
          <w:bCs/>
          <w:sz w:val="18"/>
          <w:szCs w:val="22"/>
        </w:rPr>
        <w:t xml:space="preserve">eter optimization.  </w:t>
      </w:r>
      <w:commentRangeEnd w:id="22"/>
      <w:r w:rsidR="00542FE7">
        <w:rPr>
          <w:rStyle w:val="CommentReference"/>
          <w:rFonts w:cs="Arial"/>
          <w:b/>
          <w:bCs/>
          <w:sz w:val="18"/>
          <w:szCs w:val="22"/>
        </w:rPr>
        <w:commentReference w:id="22"/>
      </w:r>
    </w:p>
    <w:p w14:paraId="653AC446" w14:textId="1841B0EE" w:rsidR="0068764A" w:rsidRPr="0068764A" w:rsidRDefault="0068764A" w:rsidP="004D2FF5">
      <w:pPr>
        <w:spacing w:before="100" w:beforeAutospacing="1" w:after="100" w:afterAutospacing="1"/>
        <w:rPr>
          <w:rFonts w:cs="Arial"/>
          <w:sz w:val="18"/>
          <w:szCs w:val="22"/>
        </w:rPr>
      </w:pPr>
      <w:r w:rsidRPr="0068764A">
        <w:rPr>
          <w:rFonts w:cs="Arial"/>
          <w:b/>
          <w:bCs/>
          <w:sz w:val="18"/>
          <w:szCs w:val="22"/>
        </w:rPr>
        <w:t>a–g</w:t>
      </w:r>
      <w:r w:rsidRPr="0068764A">
        <w:rPr>
          <w:rFonts w:cs="Arial"/>
          <w:sz w:val="18"/>
          <w:szCs w:val="22"/>
        </w:rPr>
        <w:t>, Torque prediction error for individual hyperparameter-optimization trials, reported as root-mean-square error (RMSE; Nm), plotted against learning rate (</w:t>
      </w:r>
      <w:r w:rsidRPr="0068764A">
        <w:rPr>
          <w:rFonts w:cs="Arial"/>
          <w:b/>
          <w:bCs/>
          <w:sz w:val="18"/>
          <w:szCs w:val="22"/>
        </w:rPr>
        <w:t>a</w:t>
      </w:r>
      <w:r w:rsidRPr="0068764A">
        <w:rPr>
          <w:rFonts w:cs="Arial"/>
          <w:sz w:val="18"/>
          <w:szCs w:val="22"/>
        </w:rPr>
        <w:t>), network depth (</w:t>
      </w:r>
      <w:r w:rsidRPr="0068764A">
        <w:rPr>
          <w:rFonts w:cs="Arial"/>
          <w:b/>
          <w:bCs/>
          <w:sz w:val="18"/>
          <w:szCs w:val="22"/>
        </w:rPr>
        <w:t>b</w:t>
      </w:r>
      <w:r w:rsidRPr="0068764A">
        <w:rPr>
          <w:rFonts w:cs="Arial"/>
          <w:sz w:val="18"/>
          <w:szCs w:val="22"/>
        </w:rPr>
        <w:t>), number of nodes in hidden layer 1 (</w:t>
      </w:r>
      <w:r w:rsidRPr="0068764A">
        <w:rPr>
          <w:rFonts w:cs="Arial"/>
          <w:b/>
          <w:bCs/>
          <w:sz w:val="18"/>
          <w:szCs w:val="22"/>
        </w:rPr>
        <w:t>c</w:t>
      </w:r>
      <w:r w:rsidRPr="0068764A">
        <w:rPr>
          <w:rFonts w:cs="Arial"/>
          <w:sz w:val="18"/>
          <w:szCs w:val="22"/>
        </w:rPr>
        <w:t>), activation function (</w:t>
      </w:r>
      <w:r w:rsidRPr="0068764A">
        <w:rPr>
          <w:rFonts w:cs="Arial"/>
          <w:b/>
          <w:bCs/>
          <w:sz w:val="18"/>
          <w:szCs w:val="22"/>
        </w:rPr>
        <w:t>d</w:t>
      </w:r>
      <w:r w:rsidRPr="0068764A">
        <w:rPr>
          <w:rFonts w:cs="Arial"/>
          <w:sz w:val="18"/>
          <w:szCs w:val="22"/>
        </w:rPr>
        <w:t>), and number of nodes in hidden layers 2–4 (</w:t>
      </w:r>
      <w:r w:rsidRPr="0068764A">
        <w:rPr>
          <w:rFonts w:cs="Arial"/>
          <w:b/>
          <w:bCs/>
          <w:sz w:val="18"/>
          <w:szCs w:val="22"/>
        </w:rPr>
        <w:t>e–g</w:t>
      </w:r>
      <w:r w:rsidRPr="0068764A">
        <w:rPr>
          <w:rFonts w:cs="Arial"/>
          <w:sz w:val="18"/>
          <w:szCs w:val="22"/>
        </w:rPr>
        <w:t xml:space="preserve">). Each grey symbol represents one evaluated model configuration; symbol shape denotes the activation function, as indicated in </w:t>
      </w:r>
      <w:r w:rsidR="00A37577">
        <w:rPr>
          <w:rFonts w:cs="Arial"/>
          <w:b/>
          <w:bCs/>
          <w:sz w:val="18"/>
          <w:szCs w:val="22"/>
        </w:rPr>
        <w:t>a</w:t>
      </w:r>
      <w:r w:rsidRPr="0068764A">
        <w:rPr>
          <w:rFonts w:cs="Arial"/>
          <w:sz w:val="18"/>
          <w:szCs w:val="22"/>
        </w:rPr>
        <w:t xml:space="preserve">. Red diamonds mark the best-performing configuration: learning rate = 1.13 </w:t>
      </w:r>
      <m:oMath>
        <m:r>
          <w:rPr>
            <w:rFonts w:ascii="Cambria Math" w:hAnsi="Cambria Math" w:cs="Arial"/>
            <w:sz w:val="18"/>
            <w:szCs w:val="22"/>
          </w:rPr>
          <m:t>×</m:t>
        </m:r>
      </m:oMath>
      <w:r w:rsidRPr="0068764A">
        <w:rPr>
          <w:rFonts w:cs="Arial"/>
          <w:sz w:val="18"/>
          <w:szCs w:val="22"/>
        </w:rPr>
        <w:t xml:space="preserve"> 10</w:t>
      </w:r>
      <w:r w:rsidRPr="0068764A">
        <w:rPr>
          <w:rFonts w:cs="Arial"/>
          <w:sz w:val="18"/>
          <w:szCs w:val="22"/>
          <w:vertAlign w:val="superscript"/>
        </w:rPr>
        <w:t>−3</w:t>
      </w:r>
      <w:r w:rsidRPr="0068764A">
        <w:rPr>
          <w:rFonts w:cs="Arial"/>
          <w:sz w:val="18"/>
          <w:szCs w:val="22"/>
        </w:rPr>
        <w:t xml:space="preserve">, network depth = 4 layers, GELU activation, and 225, 61, 91 and 99 nodes in hidden layers 1–4, respectively. </w:t>
      </w:r>
      <w:r w:rsidRPr="0068764A">
        <w:rPr>
          <w:rFonts w:cs="Arial"/>
          <w:b/>
          <w:bCs/>
          <w:sz w:val="18"/>
          <w:szCs w:val="22"/>
        </w:rPr>
        <w:t>h</w:t>
      </w:r>
      <w:r w:rsidRPr="0068764A">
        <w:rPr>
          <w:rFonts w:cs="Arial"/>
          <w:sz w:val="18"/>
          <w:szCs w:val="22"/>
        </w:rPr>
        <w:t>, Relative hyperparameter sensitivity, showing the proportional contribution of each parameter to variation in optimization performance.</w:t>
      </w:r>
    </w:p>
    <w:p w14:paraId="40E9F32A" w14:textId="5214B62D" w:rsidR="0068764A" w:rsidRDefault="0068764A" w:rsidP="0068764A">
      <w:pPr>
        <w:pStyle w:val="Heading3"/>
      </w:pPr>
      <w:r w:rsidRPr="0068764A">
        <w:t>Inverse-dynamics accuracy reached a low-error regime at intermediate dataset size</w:t>
      </w:r>
    </w:p>
    <w:p w14:paraId="6FBB515E" w14:textId="06981749" w:rsidR="00876C43" w:rsidRDefault="0068764A" w:rsidP="004D2FF5">
      <w:pPr>
        <w:spacing w:before="100" w:beforeAutospacing="1" w:after="100" w:afterAutospacing="1"/>
      </w:pPr>
      <w:r w:rsidRPr="0068764A">
        <w:t xml:space="preserve">Increasing the training set generally reduced inverse-dynamics error, but the improvement was not monotonic (Fig. 3). </w:t>
      </w:r>
      <w:r w:rsidR="00EE623D" w:rsidRPr="00EE623D">
        <w:t>This non-monotonicity is expected under the fixed-architecture protocol used here</w:t>
      </w:r>
      <w:r w:rsidR="00EE623D">
        <w:t>.</w:t>
      </w:r>
      <w:r w:rsidR="00EE623D" w:rsidRPr="00EE623D">
        <w:t xml:space="preserve"> </w:t>
      </w:r>
      <w:r w:rsidR="00EE623D">
        <w:t>T</w:t>
      </w:r>
      <w:r w:rsidR="00EE623D" w:rsidRPr="00EE623D">
        <w:t xml:space="preserve">he architecture and learning rate were optimized once on an independent 10,000-sample architecture-search dataset and then held constant for all dataset-size experiments, so each point reflects data scaling within the same model class rather than a separately tuned model. Re-optimizing the architecture for every </w:t>
      </w:r>
      <w:r w:rsidR="00EE623D" w:rsidRPr="00EE623D">
        <w:lastRenderedPageBreak/>
        <w:t xml:space="preserve">dataset size would conflate data efficiency with model selection, and the small reversals likely reflect finite held-out-set variation plus interactions between fixed model capacity, learning rate, training duration, and each training set. </w:t>
      </w:r>
      <w:r w:rsidRPr="0068764A">
        <w:t xml:space="preserve">Across dataset sizes, </w:t>
      </w:r>
      <w:r w:rsidR="00A37577">
        <w:t>validation</w:t>
      </w:r>
      <w:r w:rsidR="00EE623D">
        <w:t xml:space="preserve"> </w:t>
      </w:r>
      <w:r w:rsidR="00EE623D" w:rsidRPr="0068764A">
        <w:t>RMSE</w:t>
      </w:r>
      <w:r w:rsidRPr="0068764A">
        <w:t xml:space="preserve"> declined rapidly during early training and then fluctuated within a lower-error regime rather than converging smoothly (Fig. 3a). These gains also came with a steep increase in computational cost, as training time rose from 29.6 s for 1,000 samples to 2.16 h for 256,000 samples (Fig. 3b).</w:t>
      </w:r>
    </w:p>
    <w:p w14:paraId="0B23589C" w14:textId="38F0B278" w:rsidR="00876C43" w:rsidRDefault="00876C43" w:rsidP="004D2FF5">
      <w:pPr>
        <w:spacing w:before="100" w:beforeAutospacing="1" w:after="100" w:afterAutospacing="1"/>
      </w:pPr>
      <w:r w:rsidRPr="00876C43">
        <w:t>Held-out performance showed a similar scaling pattern. From 1,000 to 16,000 samples, the median RMSE decreased from 0.1523 to 0.0242 Nm for joint 1 and from 0.0800 to 0.0234 Nm for joint 2 (Fig. 3c,</w:t>
      </w:r>
      <w:r w:rsidR="00E84843">
        <w:t>e</w:t>
      </w:r>
      <w:r w:rsidRPr="00876C43">
        <w:t>). Beyond this range, additional data produced smaller and less regular gains. Joint 2 error increased slightly between 4,000 and 8,000 samples, and both joints showed a transient increase in error at 32,000 samples before the downward trend resumed at larger dataset sizes. The lowest median errors occurred at 256,000 samples, reaching 0.0189 Nm for joint 1 and 0.0118 Nm for joint 2. Thus, larger datasets improved the best attainable accuracy, but much of the gain had already emerged by the intermediate-data regime. We therefore used the 16,000-sample model for subsequent analyses because it captured most of the accuracy improvement while avoiding the substantially longer training times required at larger dataset sizes.</w:t>
      </w:r>
    </w:p>
    <w:p w14:paraId="31A2924D" w14:textId="4CF2B818" w:rsidR="0068764A" w:rsidRPr="00FD57C3" w:rsidRDefault="00876C43" w:rsidP="004D2FF5">
      <w:pPr>
        <w:spacing w:before="100" w:beforeAutospacing="1" w:after="100" w:afterAutospacing="1"/>
        <w:rPr>
          <w:color w:val="000000" w:themeColor="text1"/>
        </w:rPr>
      </w:pPr>
      <w:r w:rsidRPr="00876C43">
        <w:t xml:space="preserve">Consistent with this pattern, the aggregate dependence of error on dataset size was well described by power-law fits to the median RMSE values: </w:t>
      </w:r>
      <m:oMath>
        <m:sSub>
          <m:sSubPr>
            <m:ctrlPr>
              <w:rPr>
                <w:rFonts w:ascii="Cambria Math" w:hAnsi="Cambria Math" w:cs="Arial"/>
                <w:i/>
                <w:color w:val="000000"/>
                <w:szCs w:val="20"/>
              </w:rPr>
            </m:ctrlPr>
          </m:sSubPr>
          <m:e>
            <m:r>
              <w:rPr>
                <w:rFonts w:ascii="Cambria Math" w:hAnsi="Cambria Math" w:cs="Arial"/>
                <w:color w:val="000000"/>
                <w:szCs w:val="20"/>
              </w:rPr>
              <m:t>RMSE</m:t>
            </m:r>
          </m:e>
          <m:sub>
            <m:r>
              <w:rPr>
                <w:rFonts w:ascii="Cambria Math" w:hAnsi="Cambria Math" w:cs="Arial"/>
                <w:color w:val="000000"/>
                <w:szCs w:val="20"/>
              </w:rPr>
              <m:t>J1</m:t>
            </m:r>
          </m:sub>
        </m:sSub>
        <m:r>
          <w:rPr>
            <w:rFonts w:ascii="Cambria Math" w:hAnsi="Cambria Math" w:cs="Arial"/>
            <w:color w:val="000000"/>
            <w:szCs w:val="20"/>
          </w:rPr>
          <m:t>(n) = 2,1782.3∙</m:t>
        </m:r>
        <m:sSup>
          <m:sSupPr>
            <m:ctrlPr>
              <w:rPr>
                <w:rFonts w:ascii="Cambria Math" w:hAnsi="Cambria Math" w:cs="Arial"/>
                <w:i/>
                <w:color w:val="000000"/>
                <w:szCs w:val="20"/>
              </w:rPr>
            </m:ctrlPr>
          </m:sSupPr>
          <m:e>
            <m:r>
              <w:rPr>
                <w:rFonts w:ascii="Cambria Math" w:hAnsi="Cambria Math" w:cs="Arial"/>
                <w:color w:val="000000"/>
                <w:szCs w:val="20"/>
              </w:rPr>
              <m:t>n</m:t>
            </m:r>
          </m:e>
          <m:sup>
            <m:r>
              <w:rPr>
                <w:rFonts w:ascii="Cambria Math" w:hAnsi="Cambria Math" w:cs="Arial"/>
                <w:color w:val="000000"/>
                <w:szCs w:val="20"/>
              </w:rPr>
              <m:t>-1.75</m:t>
            </m:r>
          </m:sup>
        </m:sSup>
        <m:r>
          <w:rPr>
            <w:rFonts w:ascii="Cambria Math" w:hAnsi="Cambria Math" w:cs="Arial"/>
            <w:color w:val="000000"/>
            <w:szCs w:val="20"/>
          </w:rPr>
          <m:t>+0.0293</m:t>
        </m:r>
      </m:oMath>
      <w:r w:rsidRPr="00876C43">
        <w:t xml:space="preserve">, R² = 0.974 for joint 1; </w:t>
      </w:r>
      <m:oMath>
        <m:sSub>
          <m:sSubPr>
            <m:ctrlPr>
              <w:rPr>
                <w:rFonts w:ascii="Cambria Math" w:hAnsi="Cambria Math" w:cs="Arial"/>
                <w:i/>
                <w:color w:val="000000"/>
                <w:szCs w:val="20"/>
              </w:rPr>
            </m:ctrlPr>
          </m:sSubPr>
          <m:e>
            <m:r>
              <w:rPr>
                <w:rFonts w:ascii="Cambria Math" w:hAnsi="Cambria Math" w:cs="Arial"/>
                <w:color w:val="000000"/>
                <w:szCs w:val="20"/>
              </w:rPr>
              <m:t>RMSE</m:t>
            </m:r>
          </m:e>
          <m:sub>
            <m:r>
              <w:rPr>
                <w:rFonts w:ascii="Cambria Math" w:hAnsi="Cambria Math" w:cs="Arial"/>
                <w:color w:val="000000"/>
                <w:szCs w:val="20"/>
              </w:rPr>
              <m:t>J2</m:t>
            </m:r>
          </m:sub>
        </m:sSub>
        <m:r>
          <w:rPr>
            <w:rFonts w:ascii="Cambria Math" w:hAnsi="Cambria Math" w:cs="Arial"/>
            <w:color w:val="000000"/>
            <w:szCs w:val="20"/>
          </w:rPr>
          <m:t>(n) = 108.958∙</m:t>
        </m:r>
        <m:sSup>
          <m:sSupPr>
            <m:ctrlPr>
              <w:rPr>
                <w:rFonts w:ascii="Cambria Math" w:hAnsi="Cambria Math" w:cs="Arial"/>
                <w:i/>
                <w:color w:val="000000"/>
                <w:szCs w:val="20"/>
              </w:rPr>
            </m:ctrlPr>
          </m:sSupPr>
          <m:e>
            <m:r>
              <w:rPr>
                <w:rFonts w:ascii="Cambria Math" w:hAnsi="Cambria Math" w:cs="Arial"/>
                <w:color w:val="000000"/>
                <w:szCs w:val="20"/>
              </w:rPr>
              <m:t>n</m:t>
            </m:r>
          </m:e>
          <m:sup>
            <m:r>
              <w:rPr>
                <w:rFonts w:ascii="Cambria Math" w:hAnsi="Cambria Math" w:cs="Arial"/>
                <w:color w:val="000000"/>
                <w:szCs w:val="20"/>
              </w:rPr>
              <m:t>-1.089</m:t>
            </m:r>
          </m:sup>
        </m:sSup>
        <m:r>
          <w:rPr>
            <w:rFonts w:ascii="Cambria Math" w:hAnsi="Cambria Math" w:cs="Arial"/>
            <w:color w:val="000000"/>
            <w:szCs w:val="20"/>
          </w:rPr>
          <m:t>+0.0195931</m:t>
        </m:r>
      </m:oMath>
      <w:r w:rsidRPr="00876C43">
        <w:t xml:space="preserve">, R² = 0.921 for joint 2, where </w:t>
      </w:r>
      <m:oMath>
        <m:r>
          <w:rPr>
            <w:rFonts w:ascii="Cambria Math" w:hAnsi="Cambria Math"/>
          </w:rPr>
          <m:t>n</m:t>
        </m:r>
      </m:oMath>
      <w:r w:rsidR="00A37577">
        <w:t xml:space="preserve"> </w:t>
      </w:r>
      <w:r w:rsidRPr="00876C43">
        <w:t xml:space="preserve">denotes the number of training samples. RMSE distributions were non-normal at all dataset sizes (Shapiro-Wilk, all </w:t>
      </w:r>
      <m:oMath>
        <m:r>
          <w:rPr>
            <w:rFonts w:ascii="Cambria Math" w:hAnsi="Cambria Math" w:cs="Arial"/>
          </w:rPr>
          <m:t>p&lt;0.05</m:t>
        </m:r>
      </m:oMath>
      <w:r w:rsidRPr="00876C43">
        <w:t>), so group comparisons were performed using two-sided Mann-Whitney U tests with Benjamini-Hochberg correction</w:t>
      </w:r>
      <w:r w:rsidR="00E84843">
        <w:t xml:space="preserve"> </w:t>
      </w:r>
      <w:r w:rsidR="00A37577">
        <w:t xml:space="preserve">shown as </w:t>
      </w:r>
      <w:r w:rsidR="00E84843" w:rsidRPr="00E84843">
        <w:t>chord diagram</w:t>
      </w:r>
      <w:r w:rsidR="00E84843">
        <w:t xml:space="preserve">s in </w:t>
      </w:r>
      <w:r w:rsidR="00E84843" w:rsidRPr="00876C43">
        <w:t>Fig. 3</w:t>
      </w:r>
      <w:r w:rsidR="00E84843">
        <w:t>d</w:t>
      </w:r>
      <w:r w:rsidR="00E84843" w:rsidRPr="00876C43">
        <w:t>,</w:t>
      </w:r>
      <w:r w:rsidR="00E84843">
        <w:t>f</w:t>
      </w:r>
      <w:r w:rsidRPr="00876C43">
        <w:t xml:space="preserve">. </w:t>
      </w:r>
      <w:r w:rsidR="00430014" w:rsidRPr="00430014">
        <w:t>An equivalent matrix representation of these FDR-corrected pairwise comparisons is provided in Supplementary Fig. 2.</w:t>
      </w:r>
      <w:r w:rsidR="00430014">
        <w:t xml:space="preserve"> </w:t>
      </w:r>
      <w:r w:rsidRPr="00876C43">
        <w:t>Relative to the 1,000-sample model,</w:t>
      </w:r>
      <w:r w:rsidRPr="00FD57C3">
        <w:rPr>
          <w:color w:val="000000" w:themeColor="text1"/>
        </w:rPr>
        <w:t xml:space="preserve"> the 16,000-sample model significantly reduced error for both joints (joint 1, </w:t>
      </w:r>
      <m:oMath>
        <m:r>
          <w:rPr>
            <w:rFonts w:ascii="Cambria Math" w:hAnsi="Cambria Math" w:cs="Arial"/>
            <w:color w:val="000000" w:themeColor="text1"/>
          </w:rPr>
          <m:t>p=8.48×</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-17</m:t>
            </m:r>
          </m:sup>
        </m:sSup>
      </m:oMath>
      <w:r w:rsidRPr="00FD57C3">
        <w:rPr>
          <w:color w:val="000000" w:themeColor="text1"/>
        </w:rPr>
        <w:t xml:space="preserve">, </w:t>
      </w:r>
      <m:oMath>
        <m:sSup>
          <m:sSupPr>
            <m:ctrlPr>
              <w:rPr>
                <w:rFonts w:ascii="Cambria Math" w:hAnsi="Cambria Math" w:cs="Arial"/>
                <w:i/>
                <w:color w:val="000000" w:themeColor="text1"/>
              </w:rPr>
            </m:ctrlPr>
          </m:sSupPr>
          <m:e>
            <m:r>
              <w:rPr>
                <w:rFonts w:ascii="Cambria Math" w:hAnsi="Cambria Math" w:cs="Arial"/>
                <w:color w:val="000000" w:themeColor="text1"/>
              </w:rPr>
              <m:t>p</m:t>
            </m:r>
          </m:e>
          <m:sup>
            <m:r>
              <w:rPr>
                <w:rFonts w:ascii="Cambria Math" w:hAnsi="Cambria Math" w:cs="Arial"/>
                <w:color w:val="000000" w:themeColor="text1"/>
              </w:rPr>
              <m:t>*</m:t>
            </m:r>
          </m:sup>
        </m:sSup>
        <m:r>
          <w:rPr>
            <w:rFonts w:ascii="Cambria Math" w:hAnsi="Cambria Math" w:cs="Arial"/>
            <w:color w:val="000000" w:themeColor="text1"/>
          </w:rPr>
          <m:t>=7.64×</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-16</m:t>
            </m:r>
          </m:sup>
        </m:sSup>
      </m:oMath>
      <w:r w:rsidRPr="00FD57C3">
        <w:rPr>
          <w:color w:val="000000" w:themeColor="text1"/>
        </w:rPr>
        <w:t xml:space="preserve">; joint 2, </w:t>
      </w:r>
      <m:oMath>
        <m:r>
          <w:rPr>
            <w:rFonts w:ascii="Cambria Math" w:hAnsi="Cambria Math" w:cs="Arial"/>
            <w:color w:val="000000" w:themeColor="text1"/>
          </w:rPr>
          <m:t>p=2.65×</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-14</m:t>
            </m:r>
          </m:sup>
        </m:sSup>
      </m:oMath>
      <w:r w:rsidRPr="00FD57C3">
        <w:rPr>
          <w:color w:val="000000" w:themeColor="text1"/>
        </w:rPr>
        <w:t xml:space="preserve">, </w:t>
      </w:r>
      <m:oMath>
        <m:sSup>
          <m:sSupPr>
            <m:ctrlPr>
              <w:rPr>
                <w:rFonts w:ascii="Cambria Math" w:hAnsi="Cambria Math" w:cs="Arial"/>
                <w:i/>
                <w:color w:val="000000" w:themeColor="text1"/>
              </w:rPr>
            </m:ctrlPr>
          </m:sSupPr>
          <m:e>
            <m:r>
              <w:rPr>
                <w:rFonts w:ascii="Cambria Math" w:hAnsi="Cambria Math" w:cs="Arial"/>
                <w:color w:val="000000" w:themeColor="text1"/>
              </w:rPr>
              <m:t>p</m:t>
            </m:r>
          </m:e>
          <m:sup>
            <m:r>
              <w:rPr>
                <w:rFonts w:ascii="Cambria Math" w:hAnsi="Cambria Math" w:cs="Arial"/>
                <w:color w:val="000000" w:themeColor="text1"/>
              </w:rPr>
              <m:t>*</m:t>
            </m:r>
          </m:sup>
        </m:sSup>
        <m:r>
          <w:rPr>
            <w:rFonts w:ascii="Cambria Math" w:hAnsi="Cambria Math" w:cs="Arial"/>
            <w:color w:val="000000" w:themeColor="text1"/>
          </w:rPr>
          <m:t>=2.01×</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-13</m:t>
            </m:r>
          </m:sup>
        </m:sSup>
      </m:oMath>
      <w:r w:rsidRPr="00FD57C3">
        <w:rPr>
          <w:color w:val="000000" w:themeColor="text1"/>
        </w:rPr>
        <w:t>), supporting its use as an efficient operating point for downstream analyses.</w:t>
      </w:r>
    </w:p>
    <w:p w14:paraId="7D709E82" w14:textId="4B4E8CA4" w:rsidR="0068764A" w:rsidRDefault="00876C43" w:rsidP="004D2FF5">
      <w:pPr>
        <w:spacing w:before="100" w:beforeAutospacing="1" w:after="100" w:afterAutospacing="1"/>
        <w:rPr>
          <w:color w:val="000000" w:themeColor="text1"/>
        </w:rPr>
      </w:pPr>
      <w:r w:rsidRPr="00FD57C3">
        <w:rPr>
          <w:color w:val="000000" w:themeColor="text1"/>
        </w:rPr>
        <w:lastRenderedPageBreak/>
        <w:t>Inference latency was effectively independent of dataset scale. Across 10,000 interleaved executions per model, median latency ranged from 73.29</w:t>
      </w:r>
      <w:r w:rsidR="00CC1717" w:rsidRPr="00FD57C3">
        <w:rPr>
          <w:color w:val="000000" w:themeColor="text1"/>
        </w:rPr>
        <w:t xml:space="preserve"> </w:t>
      </w:r>
      <m:oMath>
        <m:r>
          <w:rPr>
            <w:rFonts w:ascii="Cambria Math" w:hAnsi="Cambria Math" w:cs="Arial"/>
            <w:color w:val="000000" w:themeColor="text1"/>
          </w:rPr>
          <m:t>μ</m:t>
        </m:r>
      </m:oMath>
      <w:r w:rsidR="00CC1717" w:rsidRPr="00FD57C3">
        <w:rPr>
          <w:color w:val="000000" w:themeColor="text1"/>
        </w:rPr>
        <w:t>s</w:t>
      </w:r>
      <w:r w:rsidRPr="00FD57C3">
        <w:rPr>
          <w:color w:val="000000" w:themeColor="text1"/>
        </w:rPr>
        <w:t xml:space="preserve"> to 73.38 </w:t>
      </w:r>
      <m:oMath>
        <m:r>
          <w:rPr>
            <w:rFonts w:ascii="Cambria Math" w:hAnsi="Cambria Math" w:cs="Arial"/>
            <w:color w:val="000000" w:themeColor="text1"/>
          </w:rPr>
          <m:t>μ</m:t>
        </m:r>
      </m:oMath>
      <w:r w:rsidRPr="00FD57C3">
        <w:rPr>
          <w:color w:val="000000" w:themeColor="text1"/>
        </w:rPr>
        <w:t xml:space="preserve">s, with IQRs of 1.59-1.71 </w:t>
      </w:r>
      <m:oMath>
        <m:r>
          <w:rPr>
            <w:rFonts w:ascii="Cambria Math" w:hAnsi="Cambria Math" w:cs="Arial"/>
            <w:color w:val="000000" w:themeColor="text1"/>
          </w:rPr>
          <m:t>μ</m:t>
        </m:r>
      </m:oMath>
      <w:r w:rsidRPr="00FD57C3">
        <w:rPr>
          <w:color w:val="000000" w:themeColor="text1"/>
        </w:rPr>
        <w:t>s. Although latency distributions differed statistically across dataset sizes (</w:t>
      </w:r>
      <w:r w:rsidRPr="00FD57C3">
        <w:rPr>
          <w:rFonts w:cs="Arial"/>
          <w:color w:val="000000" w:themeColor="text1"/>
          <w:szCs w:val="20"/>
          <w:shd w:val="clear" w:color="auto" w:fill="FFFFFF"/>
        </w:rPr>
        <w:t>Kruskal-Wallis, </w:t>
      </w:r>
      <m:oMath>
        <m:r>
          <w:rPr>
            <w:rFonts w:ascii="Cambria Math" w:hAnsi="Cambria Math" w:cs="Arial"/>
            <w:color w:val="000000" w:themeColor="text1"/>
          </w:rPr>
          <m:t>H=28.6616</m:t>
        </m:r>
      </m:oMath>
      <w:r w:rsidRPr="00FD57C3">
        <w:rPr>
          <w:rFonts w:cs="Arial"/>
          <w:color w:val="000000" w:themeColor="text1"/>
          <w:szCs w:val="20"/>
          <w:shd w:val="clear" w:color="auto" w:fill="FFFFFF"/>
        </w:rPr>
        <w:t>, </w:t>
      </w:r>
      <m:oMath>
        <m:r>
          <w:rPr>
            <w:rFonts w:ascii="Cambria Math" w:hAnsi="Cambria Math" w:cs="Arial"/>
            <w:color w:val="000000" w:themeColor="text1"/>
          </w:rPr>
          <m:t>p=3.63×</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-4</m:t>
            </m:r>
          </m:sup>
        </m:sSup>
      </m:oMath>
      <w:r w:rsidRPr="00FD57C3">
        <w:rPr>
          <w:color w:val="000000" w:themeColor="text1"/>
        </w:rPr>
        <w:t xml:space="preserve">), the total span of median latencies was only 0.083 </w:t>
      </w:r>
      <m:oMath>
        <m:r>
          <w:rPr>
            <w:rFonts w:ascii="Cambria Math" w:hAnsi="Cambria Math" w:cs="Arial"/>
            <w:color w:val="000000" w:themeColor="text1"/>
          </w:rPr>
          <m:t>μ</m:t>
        </m:r>
      </m:oMath>
      <w:r w:rsidRPr="00FD57C3">
        <w:rPr>
          <w:color w:val="000000" w:themeColor="text1"/>
        </w:rPr>
        <w:t>s, indicating no practically meaningful deployment penalty from training on larger datasets.</w:t>
      </w:r>
    </w:p>
    <w:p w14:paraId="51B3875D" w14:textId="16AA0D8B" w:rsidR="002F34CA" w:rsidRPr="00DE42B2" w:rsidRDefault="00DE42B2" w:rsidP="00DE42B2">
      <w:pPr>
        <w:spacing w:before="100" w:beforeAutospacing="1" w:after="100" w:afterAutospacing="1"/>
        <w:rPr>
          <w:color w:val="000000" w:themeColor="text1"/>
        </w:rPr>
      </w:pPr>
      <w:r>
        <w:rPr>
          <w:noProof/>
          <w:color w:val="000000" w:themeColor="text1"/>
          <w14:ligatures w14:val="standardContextual"/>
        </w:rPr>
        <w:drawing>
          <wp:inline distT="0" distB="0" distL="0" distR="0" wp14:anchorId="40372271" wp14:editId="37218624">
            <wp:extent cx="5943600" cy="3726815"/>
            <wp:effectExtent l="0" t="0" r="0" b="0"/>
            <wp:docPr id="166178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5980" name="Picture 16617859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526D0E6F" w14:textId="77777777" w:rsidR="00CC1717" w:rsidRDefault="00CC1717" w:rsidP="004D2FF5">
      <w:pPr>
        <w:spacing w:before="100" w:beforeAutospacing="1" w:after="100" w:afterAutospacing="1"/>
        <w:rPr>
          <w:b/>
          <w:bCs/>
          <w:sz w:val="18"/>
          <w:szCs w:val="22"/>
        </w:rPr>
      </w:pPr>
      <w:r w:rsidRPr="00CC1717">
        <w:rPr>
          <w:b/>
          <w:bCs/>
          <w:sz w:val="18"/>
          <w:szCs w:val="22"/>
        </w:rPr>
        <w:t xml:space="preserve">Fig. 3: Dataset-size effects on inverse-dynamics accuracy and training cost.  </w:t>
      </w:r>
    </w:p>
    <w:p w14:paraId="7AAF217E" w14:textId="42113361" w:rsidR="00DE42B2" w:rsidRPr="00DE42B2" w:rsidRDefault="00DE42B2" w:rsidP="004D2FF5">
      <w:pPr>
        <w:spacing w:before="100" w:beforeAutospacing="1" w:after="100" w:afterAutospacing="1"/>
        <w:rPr>
          <w:sz w:val="18"/>
          <w:szCs w:val="22"/>
        </w:rPr>
      </w:pPr>
      <w:r w:rsidRPr="00DE42B2">
        <w:rPr>
          <w:b/>
          <w:bCs/>
          <w:sz w:val="18"/>
          <w:szCs w:val="22"/>
        </w:rPr>
        <w:t>a</w:t>
      </w:r>
      <w:r w:rsidRPr="00DE42B2">
        <w:rPr>
          <w:sz w:val="18"/>
          <w:szCs w:val="22"/>
        </w:rPr>
        <w:t xml:space="preserve">, Test RMSE during training for fixed-architecture networks trained for 3,000 epochs on datasets ranging from 1,000 to 256,000 samples. Markers indicate the validation-minimum checkpoint selected for downstream analyses. </w:t>
      </w:r>
      <w:r w:rsidRPr="00DE42B2">
        <w:rPr>
          <w:b/>
          <w:bCs/>
          <w:sz w:val="18"/>
          <w:szCs w:val="22"/>
        </w:rPr>
        <w:t>b</w:t>
      </w:r>
      <w:r w:rsidRPr="00DE42B2">
        <w:rPr>
          <w:sz w:val="18"/>
          <w:szCs w:val="22"/>
        </w:rPr>
        <w:t xml:space="preserve">, Wall-clock training time as a </w:t>
      </w:r>
      <w:r w:rsidR="00A37577">
        <w:rPr>
          <w:sz w:val="18"/>
          <w:szCs w:val="22"/>
        </w:rPr>
        <w:t xml:space="preserve">logarithmic </w:t>
      </w:r>
      <w:r w:rsidRPr="00DE42B2">
        <w:rPr>
          <w:sz w:val="18"/>
          <w:szCs w:val="22"/>
        </w:rPr>
        <w:t xml:space="preserve">function of training-set size. </w:t>
      </w:r>
      <w:r w:rsidRPr="00DE42B2">
        <w:rPr>
          <w:b/>
          <w:bCs/>
          <w:sz w:val="18"/>
          <w:szCs w:val="22"/>
        </w:rPr>
        <w:t>c,e</w:t>
      </w:r>
      <w:r w:rsidRPr="00DE42B2">
        <w:rPr>
          <w:sz w:val="18"/>
          <w:szCs w:val="22"/>
        </w:rPr>
        <w:t>, Torque RMSE distributions for joint 1 (</w:t>
      </w:r>
      <w:r w:rsidRPr="00DE42B2">
        <w:rPr>
          <w:b/>
          <w:bCs/>
          <w:sz w:val="18"/>
          <w:szCs w:val="22"/>
        </w:rPr>
        <w:t>c</w:t>
      </w:r>
      <w:r w:rsidRPr="00DE42B2">
        <w:rPr>
          <w:sz w:val="18"/>
          <w:szCs w:val="22"/>
        </w:rPr>
        <w:t>) and joint 2 (</w:t>
      </w:r>
      <w:r w:rsidRPr="00DE42B2">
        <w:rPr>
          <w:b/>
          <w:bCs/>
          <w:sz w:val="18"/>
          <w:szCs w:val="22"/>
        </w:rPr>
        <w:t>e</w:t>
      </w:r>
      <w:r w:rsidRPr="00DE42B2">
        <w:rPr>
          <w:sz w:val="18"/>
          <w:szCs w:val="22"/>
        </w:rPr>
        <w:t>), evaluated on 50 independent 5-s test trajectories at each dataset size</w:t>
      </w:r>
      <w:r w:rsidR="008114C0">
        <w:rPr>
          <w:sz w:val="18"/>
          <w:szCs w:val="22"/>
        </w:rPr>
        <w:t>. Axes are logarithmic; p</w:t>
      </w:r>
      <w:r w:rsidRPr="00DE42B2">
        <w:rPr>
          <w:sz w:val="18"/>
          <w:szCs w:val="22"/>
        </w:rPr>
        <w:t xml:space="preserve">oints show errors for individual trajectories; boxes indicate the IQR, centre lines indicate medians, and whiskers indicate the 5th–95th percentile range. Dashed lines show power-law fits to the median RMSE values, with </w:t>
      </w:r>
      <w:r>
        <w:rPr>
          <w:sz w:val="18"/>
          <w:szCs w:val="22"/>
        </w:rPr>
        <w:t>R</w:t>
      </w:r>
      <w:r w:rsidRPr="00DE42B2">
        <w:rPr>
          <w:sz w:val="18"/>
          <w:szCs w:val="22"/>
          <w:vertAlign w:val="superscript"/>
        </w:rPr>
        <w:t>2</w:t>
      </w:r>
      <w:r w:rsidRPr="00DE42B2">
        <w:rPr>
          <w:sz w:val="18"/>
          <w:szCs w:val="22"/>
        </w:rPr>
        <w:t xml:space="preserve"> values indicated. </w:t>
      </w:r>
      <w:r w:rsidRPr="00DE42B2">
        <w:rPr>
          <w:b/>
          <w:bCs/>
          <w:sz w:val="18"/>
          <w:szCs w:val="22"/>
        </w:rPr>
        <w:t>d,f</w:t>
      </w:r>
      <w:r w:rsidRPr="00DE42B2">
        <w:rPr>
          <w:sz w:val="18"/>
          <w:szCs w:val="22"/>
        </w:rPr>
        <w:t>, Pairwise comparisons of RMSE distributions across dataset sizes for joint 1 (</w:t>
      </w:r>
      <w:r w:rsidRPr="00DE42B2">
        <w:rPr>
          <w:b/>
          <w:bCs/>
          <w:sz w:val="18"/>
          <w:szCs w:val="22"/>
        </w:rPr>
        <w:t>d</w:t>
      </w:r>
      <w:r w:rsidRPr="00DE42B2">
        <w:rPr>
          <w:sz w:val="18"/>
          <w:szCs w:val="22"/>
        </w:rPr>
        <w:t>) and joint 2 (</w:t>
      </w:r>
      <w:r w:rsidRPr="00DE42B2">
        <w:rPr>
          <w:b/>
          <w:bCs/>
          <w:sz w:val="18"/>
          <w:szCs w:val="22"/>
        </w:rPr>
        <w:t>f</w:t>
      </w:r>
      <w:r w:rsidRPr="00DE42B2">
        <w:rPr>
          <w:sz w:val="18"/>
          <w:szCs w:val="22"/>
        </w:rPr>
        <w:t>), computed using two-sided Mann–</w:t>
      </w:r>
      <w:r w:rsidRPr="00DE42B2">
        <w:rPr>
          <w:sz w:val="18"/>
          <w:szCs w:val="22"/>
        </w:rPr>
        <w:lastRenderedPageBreak/>
        <w:t>Whitney U tests with Benjamini–Hochberg correction. Link opacity indicates whether the corrected comparison was significant, as defined in the legend.</w:t>
      </w:r>
    </w:p>
    <w:p w14:paraId="43A2616F" w14:textId="77777777" w:rsidR="00740E4D" w:rsidRDefault="00740E4D" w:rsidP="004D2FF5">
      <w:pPr>
        <w:pStyle w:val="Heading3"/>
        <w:spacing w:before="100" w:beforeAutospacing="1" w:after="100" w:afterAutospacing="1"/>
      </w:pPr>
      <w:r w:rsidRPr="00F64E3F">
        <w:t>Forward-solver performance depended mainly on refinement depth and search bound</w:t>
      </w:r>
    </w:p>
    <w:p w14:paraId="7027237F" w14:textId="58D872B6" w:rsidR="00FD57C3" w:rsidRDefault="00FD57C3" w:rsidP="00FD57C3">
      <w:pPr>
        <w:spacing w:before="100" w:beforeAutospacing="1" w:after="100" w:afterAutospacing="1"/>
        <w:rPr>
          <w:shd w:val="clear" w:color="auto" w:fill="FFFFFF"/>
        </w:rPr>
      </w:pPr>
      <w:r>
        <w:rPr>
          <w:shd w:val="clear" w:color="auto" w:fill="FFFFFF"/>
        </w:rPr>
        <w:t xml:space="preserve">We next evaluated how </w:t>
      </w:r>
      <w:r w:rsidR="00A93832">
        <w:rPr>
          <w:shd w:val="clear" w:color="auto" w:fill="FFFFFF"/>
        </w:rPr>
        <w:t xml:space="preserve">to optimally configure </w:t>
      </w:r>
      <w:r>
        <w:rPr>
          <w:shd w:val="clear" w:color="auto" w:fill="FFFFFF"/>
        </w:rPr>
        <w:t xml:space="preserve">the optimization-based forward solver to </w:t>
      </w:r>
      <w:r w:rsidR="00A93832">
        <w:rPr>
          <w:shd w:val="clear" w:color="auto" w:fill="FFFFFF"/>
        </w:rPr>
        <w:t xml:space="preserve">accurately </w:t>
      </w:r>
      <w:r>
        <w:rPr>
          <w:shd w:val="clear" w:color="auto" w:fill="FFFFFF"/>
        </w:rPr>
        <w:t xml:space="preserve">recover accelerations while </w:t>
      </w:r>
      <w:r w:rsidR="00A93832">
        <w:rPr>
          <w:shd w:val="clear" w:color="auto" w:fill="FFFFFF"/>
        </w:rPr>
        <w:t>maintaining</w:t>
      </w:r>
      <w:r>
        <w:rPr>
          <w:shd w:val="clear" w:color="auto" w:fill="FFFFFF"/>
        </w:rPr>
        <w:t xml:space="preserve"> </w:t>
      </w:r>
      <w:r w:rsidR="00A93832">
        <w:rPr>
          <w:shd w:val="clear" w:color="auto" w:fill="FFFFFF"/>
        </w:rPr>
        <w:t>real-time performance</w:t>
      </w:r>
      <w:r>
        <w:rPr>
          <w:shd w:val="clear" w:color="auto" w:fill="FFFFFF"/>
        </w:rPr>
        <w:t>. Across 336 solver configurations, accuracy and latency formed a clear Pareto trade-off (Fig. 4). Configurations with little or no Adam refinement were fast but often inaccurate, whereas additional refinement reduced angular error at the cost of longer update times. Across the grid, median angular error decreased from </w:t>
      </w:r>
      <m:oMath>
        <m:r>
          <w:rPr>
            <w:rFonts w:ascii="Cambria Math" w:hAnsi="Cambria Math"/>
          </w:rPr>
          <m:t>2.65×</m:t>
        </m:r>
        <m:sSup>
          <m:sSupPr>
            <m:ctrlPr>
              <w:rPr>
                <w:rFonts w:ascii="Cambria Math" w:hAnsi="Cambria Math"/>
              </w:rPr>
            </m:ctrlPr>
          </m:sSupPr>
          <m:e>
            <m:r>
              <w:rPr>
                <w:rFonts w:ascii="Cambria Math" w:hAnsi="Cambria Math"/>
              </w:rPr>
              <m:t>10</m:t>
            </m:r>
          </m:e>
          <m:sup>
            <m:r>
              <w:rPr>
                <w:rFonts w:ascii="Cambria Math" w:hAnsi="Cambria Math"/>
              </w:rPr>
              <m:t>-2</m:t>
            </m:r>
          </m:sup>
        </m:sSup>
      </m:oMath>
      <w:r>
        <w:rPr>
          <w:shd w:val="clear" w:color="auto" w:fill="FFFFFF"/>
        </w:rPr>
        <w:t> rad with no Adam steps to </w:t>
      </w:r>
      <m:oMath>
        <m:r>
          <w:rPr>
            <w:rFonts w:ascii="Cambria Math" w:hAnsi="Cambria Math"/>
          </w:rPr>
          <m:t>8.37×</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with 10 Adam steps, while median update time increased from 0.22 ms to 1.73 ms. Increasing refinement to 15 steps produced only a small further reduction in error but raised the median update time above the 2.0-ms real-time limit.</w:t>
      </w:r>
    </w:p>
    <w:p w14:paraId="3A2290CE" w14:textId="4AFE76D8" w:rsidR="00FD57C3" w:rsidRDefault="00FD57C3" w:rsidP="00FD57C3">
      <w:pPr>
        <w:spacing w:before="100" w:beforeAutospacing="1" w:after="100" w:afterAutospacing="1"/>
      </w:pPr>
      <w:r>
        <w:rPr>
          <w:shd w:val="clear" w:color="auto" w:fill="FFFFFF"/>
        </w:rPr>
        <w:t>The acceleration sampling bound also affected solver reliability. Moderate bounds produced the lowest-error operating points, whereas very broad bounds generated many high-error configurations, especially when local refinement was limited. The lowest-error configuration used 16 sampled acceleration vectors, a ±20 rad/s</w:t>
      </w:r>
      <w:r w:rsidRPr="00FD57C3">
        <w:rPr>
          <w:shd w:val="clear" w:color="auto" w:fill="FFFFFF"/>
          <w:vertAlign w:val="superscript"/>
        </w:rPr>
        <w:t>2</w:t>
      </w:r>
      <w:r>
        <w:rPr>
          <w:shd w:val="clear" w:color="auto" w:fill="FFFFFF"/>
        </w:rPr>
        <w:t> sampling bound, and 15 Adam steps, reaching a mean absolute angular error of </w:t>
      </w:r>
      <m:oMath>
        <m:r>
          <w:rPr>
            <w:rFonts w:ascii="Cambria Math" w:hAnsi="Cambria Math"/>
          </w:rPr>
          <m:t>7.12×</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but requiring 2.37 ms per update. We therefore selected the best real-time-capable configuration: 16 sampled vectors, ±15 rad/s</w:t>
      </w:r>
      <w:r w:rsidRPr="00FD57C3">
        <w:rPr>
          <w:shd w:val="clear" w:color="auto" w:fill="FFFFFF"/>
          <w:vertAlign w:val="superscript"/>
        </w:rPr>
        <w:t>2</w:t>
      </w:r>
      <w:r>
        <w:rPr>
          <w:shd w:val="clear" w:color="auto" w:fill="FFFFFF"/>
        </w:rPr>
        <w:t> bound, and 10 Adam steps. This setting preserved nearly the same accuracy (</w:t>
      </w:r>
      <m:oMath>
        <m:r>
          <w:rPr>
            <w:rFonts w:ascii="Cambria Math" w:hAnsi="Cambria Math"/>
          </w:rPr>
          <m:t>7.50×</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while reducing the mean update time to 1.68 ms. A faster balanced setting reduced update time to 0.92 ms with slightly higher error (</w:t>
      </w:r>
      <m:oMath>
        <m:r>
          <w:rPr>
            <w:rFonts w:ascii="Cambria Math" w:hAnsi="Cambria Math"/>
          </w:rPr>
          <m:t>1.15×</m:t>
        </m:r>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rad), whereas the fastest configuration completed updates in 0.13 ms but had substantially larger error (0.397 rad).</w:t>
      </w:r>
    </w:p>
    <w:p w14:paraId="4539987A" w14:textId="77777777" w:rsidR="00FD57C3" w:rsidRDefault="00FD57C3" w:rsidP="0028482E">
      <w:pPr>
        <w:spacing w:before="100" w:beforeAutospacing="1" w:after="100" w:afterAutospacing="1"/>
      </w:pPr>
    </w:p>
    <w:p w14:paraId="39B850F8" w14:textId="1B86C44C" w:rsidR="00122F70" w:rsidRDefault="002D342C" w:rsidP="004A4706">
      <w:pPr>
        <w:spacing w:before="100" w:beforeAutospacing="1" w:after="100" w:afterAutospacing="1"/>
        <w:jc w:val="center"/>
      </w:pPr>
      <w:r>
        <w:rPr>
          <w:noProof/>
          <w14:ligatures w14:val="standardContextual"/>
        </w:rPr>
        <w:lastRenderedPageBreak/>
        <w:drawing>
          <wp:inline distT="0" distB="0" distL="0" distR="0" wp14:anchorId="1C256191" wp14:editId="0650581E">
            <wp:extent cx="5943600" cy="3213735"/>
            <wp:effectExtent l="0" t="0" r="0" b="0"/>
            <wp:docPr id="1284550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0097" name="Picture 12845500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13735"/>
                    </a:xfrm>
                    <a:prstGeom prst="rect">
                      <a:avLst/>
                    </a:prstGeom>
                  </pic:spPr>
                </pic:pic>
              </a:graphicData>
            </a:graphic>
          </wp:inline>
        </w:drawing>
      </w:r>
    </w:p>
    <w:p w14:paraId="6F071428" w14:textId="281E531A" w:rsidR="00122F70" w:rsidRDefault="00122F70" w:rsidP="004D2FF5">
      <w:pPr>
        <w:spacing w:before="100" w:beforeAutospacing="1" w:after="100" w:afterAutospacing="1"/>
        <w:rPr>
          <w:b/>
          <w:bCs/>
          <w:sz w:val="18"/>
          <w:szCs w:val="22"/>
        </w:rPr>
      </w:pPr>
      <w:r w:rsidRPr="00223510">
        <w:rPr>
          <w:b/>
          <w:bCs/>
          <w:sz w:val="18"/>
          <w:szCs w:val="22"/>
        </w:rPr>
        <w:t>Fig</w:t>
      </w:r>
      <w:r>
        <w:rPr>
          <w:b/>
          <w:bCs/>
          <w:sz w:val="18"/>
          <w:szCs w:val="22"/>
        </w:rPr>
        <w:t>.</w:t>
      </w:r>
      <w:r w:rsidRPr="00223510">
        <w:rPr>
          <w:b/>
          <w:bCs/>
          <w:sz w:val="18"/>
          <w:szCs w:val="22"/>
        </w:rPr>
        <w:t xml:space="preserve"> </w:t>
      </w:r>
      <w:r>
        <w:rPr>
          <w:b/>
          <w:bCs/>
          <w:sz w:val="18"/>
          <w:szCs w:val="22"/>
        </w:rPr>
        <w:t>4</w:t>
      </w:r>
      <w:r w:rsidRPr="00223510">
        <w:rPr>
          <w:b/>
          <w:bCs/>
          <w:sz w:val="18"/>
          <w:szCs w:val="22"/>
        </w:rPr>
        <w:t xml:space="preserve"> | Accuracy-latency trade-offs </w:t>
      </w:r>
      <w:r>
        <w:rPr>
          <w:b/>
          <w:bCs/>
          <w:sz w:val="18"/>
          <w:szCs w:val="22"/>
        </w:rPr>
        <w:t>of the</w:t>
      </w:r>
      <w:r w:rsidRPr="00223510">
        <w:rPr>
          <w:b/>
          <w:bCs/>
          <w:sz w:val="18"/>
          <w:szCs w:val="22"/>
        </w:rPr>
        <w:t xml:space="preserve"> </w:t>
      </w:r>
      <w:r>
        <w:rPr>
          <w:b/>
          <w:bCs/>
          <w:sz w:val="18"/>
          <w:szCs w:val="22"/>
        </w:rPr>
        <w:t xml:space="preserve">optimization-based </w:t>
      </w:r>
      <w:r w:rsidRPr="00223510">
        <w:rPr>
          <w:b/>
          <w:bCs/>
          <w:sz w:val="18"/>
          <w:szCs w:val="22"/>
        </w:rPr>
        <w:t>forward</w:t>
      </w:r>
      <w:r>
        <w:rPr>
          <w:b/>
          <w:bCs/>
          <w:sz w:val="18"/>
          <w:szCs w:val="22"/>
        </w:rPr>
        <w:t xml:space="preserve"> </w:t>
      </w:r>
      <w:r w:rsidRPr="00223510">
        <w:rPr>
          <w:b/>
          <w:bCs/>
          <w:sz w:val="18"/>
          <w:szCs w:val="22"/>
        </w:rPr>
        <w:t xml:space="preserve">dynamics solver. </w:t>
      </w:r>
    </w:p>
    <w:p w14:paraId="53D526B9" w14:textId="1C79A4BE" w:rsidR="00320B6D" w:rsidRPr="008C3A2B" w:rsidRDefault="00320B6D" w:rsidP="004D2FF5">
      <w:pPr>
        <w:spacing w:before="100" w:beforeAutospacing="1" w:after="100" w:afterAutospacing="1"/>
        <w:rPr>
          <w:sz w:val="18"/>
          <w:szCs w:val="22"/>
        </w:rPr>
      </w:pPr>
      <w:r w:rsidRPr="008C3A2B">
        <w:rPr>
          <w:sz w:val="18"/>
          <w:szCs w:val="22"/>
          <w:shd w:val="clear" w:color="auto" w:fill="FFFFFF"/>
        </w:rPr>
        <w:t>Each point denotes one of 336 solver configurations, evaluated over 50 trajectories (10,000 closed-loop state updates). The y axis shows the mean absolute angular error, averaged across the two joints and plotted on a logarithmic scale; the x axis shows the mean state-update execution time. The grid varied the number of sampled acceleration vectors (</w:t>
      </w:r>
      <m:oMath>
        <m:r>
          <w:rPr>
            <w:rFonts w:ascii="Cambria Math" w:hAnsi="Cambria Math"/>
            <w:sz w:val="18"/>
            <w:szCs w:val="22"/>
          </w:rPr>
          <m:t>N</m:t>
        </m:r>
      </m:oMath>
      <w:r w:rsidRPr="008C3A2B">
        <w:rPr>
          <w:sz w:val="18"/>
          <w:szCs w:val="22"/>
          <w:shd w:val="clear" w:color="auto" w:fill="FFFFFF"/>
        </w:rPr>
        <w:t>), the uniform acceleration bound (</w:t>
      </w:r>
      <m:oMath>
        <m:r>
          <w:rPr>
            <w:rFonts w:ascii="Cambria Math" w:hAnsi="Cambria Math"/>
            <w:sz w:val="18"/>
            <w:szCs w:val="22"/>
          </w:rPr>
          <m:t>B</m:t>
        </m:r>
      </m:oMath>
      <w:r w:rsidRPr="008C3A2B">
        <w:rPr>
          <w:sz w:val="18"/>
          <w:szCs w:val="22"/>
          <w:shd w:val="clear" w:color="auto" w:fill="FFFFFF"/>
        </w:rPr>
        <w:t>, </w:t>
      </w:r>
      <w:r w:rsidR="008C3A2B" w:rsidRPr="00C17D56">
        <w:rPr>
          <w:sz w:val="18"/>
          <w:szCs w:val="22"/>
        </w:rPr>
        <w:t>in +/- rad/s</w:t>
      </w:r>
      <w:r w:rsidR="008C3A2B" w:rsidRPr="00C17D56">
        <w:rPr>
          <w:sz w:val="18"/>
          <w:szCs w:val="22"/>
          <w:vertAlign w:val="superscript"/>
        </w:rPr>
        <w:t>2</w:t>
      </w:r>
      <w:r w:rsidRPr="008C3A2B">
        <w:rPr>
          <w:sz w:val="18"/>
          <w:szCs w:val="22"/>
          <w:shd w:val="clear" w:color="auto" w:fill="FFFFFF"/>
        </w:rPr>
        <w:t>) and the number of Adam refinement steps (</w:t>
      </w:r>
      <m:oMath>
        <m:r>
          <w:rPr>
            <w:rFonts w:ascii="Cambria Math" w:hAnsi="Cambria Math"/>
            <w:sz w:val="18"/>
            <w:szCs w:val="22"/>
          </w:rPr>
          <m:t>A</m:t>
        </m:r>
      </m:oMath>
      <w:r w:rsidRPr="008C3A2B">
        <w:rPr>
          <w:sz w:val="18"/>
          <w:szCs w:val="22"/>
          <w:shd w:val="clear" w:color="auto" w:fill="FFFFFF"/>
        </w:rPr>
        <w:t>); only </w:t>
      </w:r>
      <m:oMath>
        <m:r>
          <w:rPr>
            <w:rFonts w:ascii="Cambria Math" w:hAnsi="Cambria Math"/>
            <w:sz w:val="18"/>
            <w:szCs w:val="22"/>
          </w:rPr>
          <m:t>B</m:t>
        </m:r>
      </m:oMath>
      <w:r w:rsidRPr="008C3A2B">
        <w:rPr>
          <w:sz w:val="18"/>
          <w:szCs w:val="22"/>
          <w:shd w:val="clear" w:color="auto" w:fill="FFFFFF"/>
        </w:rPr>
        <w:t xml:space="preserve"> is encoded visually, from smaller bounds in </w:t>
      </w:r>
      <w:r w:rsidR="00B3416C">
        <w:rPr>
          <w:sz w:val="18"/>
          <w:szCs w:val="22"/>
          <w:shd w:val="clear" w:color="auto" w:fill="FFFFFF"/>
        </w:rPr>
        <w:t>purple</w:t>
      </w:r>
      <w:r w:rsidRPr="008C3A2B">
        <w:rPr>
          <w:sz w:val="18"/>
          <w:szCs w:val="22"/>
          <w:shd w:val="clear" w:color="auto" w:fill="FFFFFF"/>
        </w:rPr>
        <w:t xml:space="preserve"> to larger bounds in </w:t>
      </w:r>
      <w:r w:rsidR="00B3416C">
        <w:rPr>
          <w:sz w:val="18"/>
          <w:szCs w:val="22"/>
          <w:shd w:val="clear" w:color="auto" w:fill="FFFFFF"/>
        </w:rPr>
        <w:t>yellow</w:t>
      </w:r>
      <w:r w:rsidRPr="008C3A2B">
        <w:rPr>
          <w:sz w:val="18"/>
          <w:szCs w:val="22"/>
          <w:shd w:val="clear" w:color="auto" w:fill="FFFFFF"/>
        </w:rPr>
        <w:t>. The black dashed curve marks the empirical Pareto frontier, and the grey dashed vertical line marks the 2.0-ms real-time limit. Numbered callouts identify the lowest-error configuration (1, red;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B=±20</m:t>
        </m:r>
      </m:oMath>
      <w:r w:rsidRPr="008C3A2B">
        <w:rPr>
          <w:sz w:val="18"/>
          <w:szCs w:val="22"/>
          <w:shd w:val="clear" w:color="auto" w:fill="FFFFFF"/>
        </w:rPr>
        <w:t>, </w:t>
      </w:r>
      <m:oMath>
        <m:r>
          <w:rPr>
            <w:rFonts w:ascii="Cambria Math" w:hAnsi="Cambria Math"/>
            <w:sz w:val="18"/>
            <w:szCs w:val="22"/>
          </w:rPr>
          <m:t>A=15</m:t>
        </m:r>
      </m:oMath>
      <w:r w:rsidRPr="008C3A2B">
        <w:rPr>
          <w:sz w:val="18"/>
          <w:szCs w:val="22"/>
          <w:shd w:val="clear" w:color="auto" w:fill="FFFFFF"/>
        </w:rPr>
        <w:t>), the selected real-time operating point (2, blue;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B=±15</m:t>
        </m:r>
      </m:oMath>
      <w:r w:rsidRPr="008C3A2B">
        <w:rPr>
          <w:sz w:val="18"/>
          <w:szCs w:val="22"/>
          <w:shd w:val="clear" w:color="auto" w:fill="FFFFFF"/>
        </w:rPr>
        <w:t>, </w:t>
      </w:r>
      <m:oMath>
        <m:r>
          <w:rPr>
            <w:rFonts w:ascii="Cambria Math" w:hAnsi="Cambria Math"/>
            <w:sz w:val="18"/>
            <w:szCs w:val="22"/>
          </w:rPr>
          <m:t>A=10</m:t>
        </m:r>
      </m:oMath>
      <w:r w:rsidRPr="008C3A2B">
        <w:rPr>
          <w:sz w:val="18"/>
          <w:szCs w:val="22"/>
          <w:shd w:val="clear" w:color="auto" w:fill="FFFFFF"/>
        </w:rPr>
        <w:t>), the minimum execution-error product configuration (3, dark red; </w:t>
      </w:r>
      <m:oMath>
        <m:r>
          <w:rPr>
            <w:rFonts w:ascii="Cambria Math" w:hAnsi="Cambria Math"/>
            <w:sz w:val="18"/>
            <w:szCs w:val="22"/>
          </w:rPr>
          <m:t>N=32</m:t>
        </m:r>
      </m:oMath>
      <w:r w:rsidRPr="008C3A2B">
        <w:rPr>
          <w:sz w:val="18"/>
          <w:szCs w:val="22"/>
          <w:shd w:val="clear" w:color="auto" w:fill="FFFFFF"/>
        </w:rPr>
        <w:t>, </w:t>
      </w:r>
      <m:oMath>
        <m:r>
          <w:rPr>
            <w:rFonts w:ascii="Cambria Math" w:hAnsi="Cambria Math"/>
            <w:sz w:val="18"/>
            <w:szCs w:val="22"/>
          </w:rPr>
          <m:t>B=±10</m:t>
        </m:r>
      </m:oMath>
      <w:r w:rsidRPr="008C3A2B">
        <w:rPr>
          <w:sz w:val="18"/>
          <w:szCs w:val="22"/>
          <w:shd w:val="clear" w:color="auto" w:fill="FFFFFF"/>
        </w:rPr>
        <w:t>, </w:t>
      </w:r>
      <m:oMath>
        <m:r>
          <w:rPr>
            <w:rFonts w:ascii="Cambria Math" w:hAnsi="Cambria Math"/>
            <w:sz w:val="18"/>
            <w:szCs w:val="22"/>
          </w:rPr>
          <m:t>A=5</m:t>
        </m:r>
      </m:oMath>
      <w:r w:rsidRPr="008C3A2B">
        <w:rPr>
          <w:sz w:val="18"/>
          <w:szCs w:val="22"/>
          <w:shd w:val="clear" w:color="auto" w:fill="FFFFFF"/>
        </w:rPr>
        <w:t>) and the fastest configuration evaluated (4, open blue outline;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B=±35</m:t>
        </m:r>
      </m:oMath>
      <w:r w:rsidRPr="008C3A2B">
        <w:rPr>
          <w:sz w:val="18"/>
          <w:szCs w:val="22"/>
          <w:shd w:val="clear" w:color="auto" w:fill="FFFFFF"/>
        </w:rPr>
        <w:t>, </w:t>
      </w:r>
      <m:oMath>
        <m:r>
          <w:rPr>
            <w:rFonts w:ascii="Cambria Math" w:hAnsi="Cambria Math"/>
            <w:sz w:val="18"/>
            <w:szCs w:val="22"/>
          </w:rPr>
          <m:t>A=0</m:t>
        </m:r>
      </m:oMath>
      <w:r w:rsidRPr="008C3A2B">
        <w:rPr>
          <w:sz w:val="18"/>
          <w:szCs w:val="22"/>
          <w:shd w:val="clear" w:color="auto" w:fill="FFFFFF"/>
        </w:rPr>
        <w:t>).</w:t>
      </w:r>
    </w:p>
    <w:p w14:paraId="437AC398" w14:textId="76049DBB" w:rsidR="00C530BC" w:rsidRDefault="00C530BC" w:rsidP="004D2FF5">
      <w:pPr>
        <w:spacing w:before="100" w:beforeAutospacing="1" w:after="100" w:afterAutospacing="1"/>
      </w:pPr>
      <w:r w:rsidRPr="00C530BC">
        <w:rPr>
          <w:rFonts w:eastAsiaTheme="majorEastAsia" w:cstheme="majorBidi"/>
          <w:b/>
          <w:color w:val="000000" w:themeColor="text1"/>
          <w:szCs w:val="28"/>
        </w:rPr>
        <w:t>Learned Appell energy landscape enables accurate, real-time forward dynamic simulation</w:t>
      </w:r>
    </w:p>
    <w:p w14:paraId="64D2A88C" w14:textId="13E335B8" w:rsidR="00F2151B" w:rsidRPr="00F2151B" w:rsidRDefault="00B3416C" w:rsidP="00F2151B">
      <w:pPr>
        <w:spacing w:before="100" w:beforeAutospacing="1" w:after="100" w:afterAutospacing="1"/>
        <w:rPr>
          <w:rFonts w:cs="Arial"/>
          <w:shd w:val="clear" w:color="auto" w:fill="FFFFFF"/>
        </w:rPr>
      </w:pPr>
      <w:r>
        <w:rPr>
          <w:sz w:val="18"/>
          <w:szCs w:val="22"/>
        </w:rPr>
        <w:t>T</w:t>
      </w:r>
      <w:r w:rsidRPr="00A93832">
        <w:rPr>
          <w:sz w:val="18"/>
          <w:szCs w:val="22"/>
        </w:rPr>
        <w:t xml:space="preserve">he </w:t>
      </w:r>
      <w:r>
        <w:rPr>
          <w:sz w:val="18"/>
          <w:szCs w:val="22"/>
        </w:rPr>
        <w:t xml:space="preserve">selected </w:t>
      </w:r>
      <w:r w:rsidRPr="00A93832">
        <w:rPr>
          <w:sz w:val="18"/>
          <w:szCs w:val="22"/>
        </w:rPr>
        <w:t>optimization-based neural forward dynamics solver</w:t>
      </w:r>
      <w:r>
        <w:rPr>
          <w:sz w:val="18"/>
          <w:szCs w:val="22"/>
        </w:rPr>
        <w:t xml:space="preserve"> configuration </w:t>
      </w:r>
      <w:r w:rsidRPr="00F2151B">
        <w:rPr>
          <w:rFonts w:cs="Arial"/>
          <w:shd w:val="clear" w:color="auto" w:fill="FFFFFF"/>
        </w:rPr>
        <w:t>(</w:t>
      </w:r>
      <m:oMath>
        <m:r>
          <w:rPr>
            <w:rFonts w:ascii="Cambria Math" w:hAnsi="Cambria Math" w:cs="Arial"/>
          </w:rPr>
          <m:t>N=16</m:t>
        </m:r>
      </m:oMath>
      <w:r w:rsidRPr="00F2151B">
        <w:rPr>
          <w:rFonts w:cs="Arial"/>
          <w:shd w:val="clear" w:color="auto" w:fill="FFFFFF"/>
        </w:rPr>
        <w:t>, </w:t>
      </w:r>
      <m:oMath>
        <m:r>
          <w:rPr>
            <w:rFonts w:ascii="Cambria Math" w:hAnsi="Cambria Math" w:cs="Arial"/>
          </w:rPr>
          <m:t>B=±15</m:t>
        </m:r>
      </m:oMath>
      <w:r w:rsidRPr="00F2151B">
        <w:rPr>
          <w:rFonts w:cs="Arial"/>
          <w:shd w:val="clear" w:color="auto" w:fill="FFFFFF"/>
        </w:rPr>
        <w:t> rad/s</w:t>
      </w:r>
      <w:r w:rsidRPr="00F2151B">
        <w:rPr>
          <w:rFonts w:cs="Arial"/>
          <w:shd w:val="clear" w:color="auto" w:fill="FFFFFF"/>
          <w:vertAlign w:val="superscript"/>
        </w:rPr>
        <w:t>2</w:t>
      </w:r>
      <w:r w:rsidRPr="00F2151B">
        <w:rPr>
          <w:rFonts w:cs="Arial"/>
          <w:shd w:val="clear" w:color="auto" w:fill="FFFFFF"/>
        </w:rPr>
        <w:t>, </w:t>
      </w:r>
      <m:oMath>
        <m:r>
          <w:rPr>
            <w:rFonts w:ascii="Cambria Math" w:hAnsi="Cambria Math" w:cs="Arial"/>
          </w:rPr>
          <m:t>A=10</m:t>
        </m:r>
      </m:oMath>
      <w:r w:rsidRPr="00F2151B">
        <w:rPr>
          <w:rFonts w:cs="Arial"/>
          <w:shd w:val="clear" w:color="auto" w:fill="FFFFFF"/>
        </w:rPr>
        <w:t>)</w:t>
      </w:r>
      <w:r>
        <w:rPr>
          <w:rFonts w:cs="Arial"/>
          <w:shd w:val="clear" w:color="auto" w:fill="FFFFFF"/>
        </w:rPr>
        <w:t xml:space="preserve"> was tested </w:t>
      </w:r>
      <w:r w:rsidR="00F2151B" w:rsidRPr="00F2151B">
        <w:rPr>
          <w:rFonts w:cs="Arial"/>
          <w:shd w:val="clear" w:color="auto" w:fill="FFFFFF"/>
        </w:rPr>
        <w:t xml:space="preserve">in closed-loop forward simulation. The solver was evaluated on 50 reference trajectories, each lasting 5 s. At each time step, it estimated acceleration by first scoring 16 candidate acceleration vectors </w:t>
      </w:r>
      <w:r w:rsidR="00F2151B" w:rsidRPr="00F2151B">
        <w:rPr>
          <w:rFonts w:cs="Arial"/>
          <w:shd w:val="clear" w:color="auto" w:fill="FFFFFF"/>
        </w:rPr>
        <w:lastRenderedPageBreak/>
        <w:t>within the prescribed bound and then refining the best candidate with 10 Adam steps. The objective combined the learned Appell-energy term, the gravitational work term and a penalty for changes from the previous acceleration estimate.</w:t>
      </w:r>
    </w:p>
    <w:p w14:paraId="30AA9E10" w14:textId="20C94E6F" w:rsidR="00F2151B" w:rsidRPr="00F2151B" w:rsidRDefault="00F2151B" w:rsidP="00F2151B">
      <w:pPr>
        <w:spacing w:before="100" w:beforeAutospacing="1" w:after="100" w:afterAutospacing="1"/>
        <w:rPr>
          <w:rFonts w:cs="Arial"/>
          <w:shd w:val="clear" w:color="auto" w:fill="FFFFFF"/>
        </w:rPr>
      </w:pPr>
      <w:r w:rsidRPr="00F2151B">
        <w:rPr>
          <w:rFonts w:cs="Arial"/>
          <w:shd w:val="clear" w:color="auto" w:fill="FFFFFF"/>
        </w:rPr>
        <w:t xml:space="preserve">The </w:t>
      </w:r>
      <w:r w:rsidR="00B3416C">
        <w:rPr>
          <w:rFonts w:cs="Arial"/>
          <w:shd w:val="clear" w:color="auto" w:fill="FFFFFF"/>
        </w:rPr>
        <w:t>optimization-based</w:t>
      </w:r>
      <w:r w:rsidRPr="00F2151B">
        <w:rPr>
          <w:rFonts w:cs="Arial"/>
          <w:shd w:val="clear" w:color="auto" w:fill="FFFFFF"/>
        </w:rPr>
        <w:t xml:space="preserve"> solver closely followed the reference motion over the 5-s rollouts. Median angular RMSEs were 0.00737 rad for joint 1 and 0.0119 rad for joint 2. Median velocity RMSEs were 0.0309 and 0.0677 rad/s, and median acceleration RMSEs were 0.165 and 0.382 rad/s</w:t>
      </w:r>
      <w:r w:rsidRPr="00F2151B">
        <w:rPr>
          <w:rFonts w:cs="Arial"/>
          <w:shd w:val="clear" w:color="auto" w:fill="FFFFFF"/>
          <w:vertAlign w:val="superscript"/>
        </w:rPr>
        <w:t>2</w:t>
      </w:r>
      <w:r w:rsidRPr="00F2151B">
        <w:rPr>
          <w:rFonts w:cs="Arial"/>
          <w:shd w:val="clear" w:color="auto" w:fill="FFFFFF"/>
        </w:rPr>
        <w:t>, respectively. Errors accumulated gradually during the rollout, as expected for a closed-loop simulation that repeatedly feeds back its own acceleration estimates, but remained bounded over the full simulation horizon.</w:t>
      </w:r>
    </w:p>
    <w:p w14:paraId="5AFAD9CA" w14:textId="3EDDFF7D" w:rsidR="00F2151B" w:rsidRPr="00F2151B" w:rsidRDefault="00F2151B" w:rsidP="00F2151B">
      <w:pPr>
        <w:spacing w:before="100" w:beforeAutospacing="1" w:after="100" w:afterAutospacing="1"/>
        <w:rPr>
          <w:rFonts w:cs="Arial"/>
        </w:rPr>
      </w:pPr>
      <w:r w:rsidRPr="00F2151B">
        <w:rPr>
          <w:rFonts w:cs="Arial"/>
          <w:shd w:val="clear" w:color="auto" w:fill="FFFFFF"/>
        </w:rPr>
        <w:t xml:space="preserve">This accuracy came with a computational cost relative to direct numerical evaluation. For complete 5-s trajectories, the </w:t>
      </w:r>
      <w:r w:rsidR="00B3416C">
        <w:rPr>
          <w:rFonts w:cs="Arial"/>
          <w:shd w:val="clear" w:color="auto" w:fill="FFFFFF"/>
        </w:rPr>
        <w:t>optimization-based</w:t>
      </w:r>
      <w:r w:rsidR="00B3416C" w:rsidRPr="00F2151B">
        <w:rPr>
          <w:rFonts w:cs="Arial"/>
          <w:shd w:val="clear" w:color="auto" w:fill="FFFFFF"/>
        </w:rPr>
        <w:t xml:space="preserve"> </w:t>
      </w:r>
      <w:r w:rsidRPr="00F2151B">
        <w:rPr>
          <w:rFonts w:cs="Arial"/>
          <w:shd w:val="clear" w:color="auto" w:fill="FFFFFF"/>
        </w:rPr>
        <w:t>solver required a median of 4.04 s, compared with 0.547 s for the numerical solver (one-sided Mann-Whitney </w:t>
      </w:r>
      <m:oMath>
        <m:r>
          <w:rPr>
            <w:rFonts w:ascii="Cambria Math" w:hAnsi="Cambria Math" w:cs="Arial"/>
          </w:rPr>
          <m:t>U</m:t>
        </m:r>
      </m:oMath>
      <w:r w:rsidRPr="00F2151B">
        <w:rPr>
          <w:rFonts w:cs="Arial"/>
          <w:shd w:val="clear" w:color="auto" w:fill="FFFFFF"/>
        </w:rPr>
        <w:t> test, </w:t>
      </w:r>
      <m:oMath>
        <m:r>
          <w:rPr>
            <w:rFonts w:ascii="Cambria Math" w:hAnsi="Cambria Math" w:cs="Arial"/>
          </w:rPr>
          <m:t>U=2500</m:t>
        </m:r>
      </m:oMath>
      <w:r w:rsidRPr="00F2151B">
        <w:rPr>
          <w:rFonts w:cs="Arial"/>
          <w:shd w:val="clear" w:color="auto" w:fill="FFFFFF"/>
        </w:rPr>
        <w:t>, </w:t>
      </w:r>
      <m:oMath>
        <m:r>
          <w:rPr>
            <w:rFonts w:ascii="Cambria Math" w:hAnsi="Cambria Math" w:cs="Arial"/>
          </w:rPr>
          <m:t>p=3.53×</m:t>
        </m:r>
        <m:sSup>
          <m:sSupPr>
            <m:ctrlPr>
              <w:rPr>
                <w:rFonts w:ascii="Cambria Math" w:hAnsi="Cambria Math" w:cs="Arial"/>
              </w:rPr>
            </m:ctrlPr>
          </m:sSupPr>
          <m:e>
            <m:r>
              <w:rPr>
                <w:rFonts w:ascii="Cambria Math" w:hAnsi="Cambria Math" w:cs="Arial"/>
              </w:rPr>
              <m:t>10</m:t>
            </m:r>
          </m:e>
          <m:sup>
            <m:r>
              <w:rPr>
                <w:rFonts w:ascii="Cambria Math" w:hAnsi="Cambria Math" w:cs="Arial"/>
              </w:rPr>
              <m:t>-18</m:t>
            </m:r>
          </m:sup>
        </m:sSup>
      </m:oMath>
      <w:r w:rsidRPr="00F2151B">
        <w:rPr>
          <w:rFonts w:cs="Arial"/>
          <w:shd w:val="clear" w:color="auto" w:fill="FFFFFF"/>
        </w:rPr>
        <w:t>). At the individual update level, however, the solver remained within the 2.0-ms real-time budget: median solver latency was 1.54 ms with an interquartile range of 0.0655 ms, and the mean update time over full rollouts was 1.62 ms. Thus, the learned Appell-energy landscape, while remaining slower than the traditional numerical integrator for complete trajectory generation, enabled accurate, real-time-capable forward simulation.</w:t>
      </w:r>
    </w:p>
    <w:p w14:paraId="27794B3D" w14:textId="71FEC2BF" w:rsidR="0037135B" w:rsidRDefault="001942A8" w:rsidP="004D2FF5">
      <w:pPr>
        <w:pStyle w:val="Heading3"/>
        <w:spacing w:before="100" w:beforeAutospacing="1" w:after="100" w:afterAutospacing="1"/>
        <w:jc w:val="center"/>
        <w:rPr>
          <w:rFonts w:cs="Arial"/>
          <w:b w:val="0"/>
          <w:bCs/>
        </w:rPr>
      </w:pPr>
      <w:r>
        <w:rPr>
          <w:rFonts w:cs="Arial"/>
          <w:b w:val="0"/>
          <w:bCs/>
          <w:noProof/>
          <w14:ligatures w14:val="standardContextual"/>
        </w:rPr>
        <w:lastRenderedPageBreak/>
        <w:drawing>
          <wp:inline distT="0" distB="0" distL="0" distR="0" wp14:anchorId="5581FCBE" wp14:editId="08CAFD57">
            <wp:extent cx="5943600" cy="1969135"/>
            <wp:effectExtent l="0" t="0" r="0" b="0"/>
            <wp:docPr id="558755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5280" name="Picture 5587552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69135"/>
                    </a:xfrm>
                    <a:prstGeom prst="rect">
                      <a:avLst/>
                    </a:prstGeom>
                  </pic:spPr>
                </pic:pic>
              </a:graphicData>
            </a:graphic>
          </wp:inline>
        </w:drawing>
      </w:r>
    </w:p>
    <w:p w14:paraId="5658E5D9" w14:textId="42D5F55D" w:rsidR="00FA7583" w:rsidRPr="00D45666" w:rsidRDefault="00FA7583" w:rsidP="004D2FF5">
      <w:pPr>
        <w:pStyle w:val="Heading3"/>
        <w:spacing w:before="100" w:beforeAutospacing="1" w:after="100" w:afterAutospacing="1"/>
        <w:rPr>
          <w:rFonts w:cs="Arial"/>
          <w:sz w:val="18"/>
          <w:szCs w:val="24"/>
        </w:rPr>
      </w:pPr>
      <w:r w:rsidRPr="00D45666">
        <w:rPr>
          <w:rFonts w:cs="Arial"/>
          <w:sz w:val="18"/>
          <w:szCs w:val="24"/>
        </w:rPr>
        <w:t xml:space="preserve">Fig. </w:t>
      </w:r>
      <w:r w:rsidR="00122F70">
        <w:rPr>
          <w:rFonts w:cs="Arial"/>
          <w:sz w:val="18"/>
          <w:szCs w:val="24"/>
        </w:rPr>
        <w:t>5</w:t>
      </w:r>
      <w:r w:rsidRPr="00D45666">
        <w:rPr>
          <w:rFonts w:cs="Arial"/>
          <w:sz w:val="18"/>
          <w:szCs w:val="24"/>
        </w:rPr>
        <w:t xml:space="preserve"> | Learned </w:t>
      </w:r>
      <w:r w:rsidR="002316E7">
        <w:rPr>
          <w:rFonts w:cs="Arial"/>
          <w:sz w:val="18"/>
          <w:szCs w:val="24"/>
        </w:rPr>
        <w:t>acceleration energy landscape</w:t>
      </w:r>
      <w:r w:rsidRPr="00D45666">
        <w:rPr>
          <w:rFonts w:cs="Arial"/>
          <w:sz w:val="18"/>
          <w:szCs w:val="24"/>
        </w:rPr>
        <w:t xml:space="preserve"> enables accurate and fast forward simulation. </w:t>
      </w:r>
    </w:p>
    <w:p w14:paraId="222A9CD7" w14:textId="5CD79D8D" w:rsidR="00A93832" w:rsidRPr="00A93832" w:rsidRDefault="00A93832" w:rsidP="004D2FF5">
      <w:pPr>
        <w:spacing w:before="100" w:beforeAutospacing="1" w:after="100" w:afterAutospacing="1"/>
        <w:rPr>
          <w:sz w:val="18"/>
          <w:szCs w:val="22"/>
        </w:rPr>
      </w:pPr>
      <w:r w:rsidRPr="00A93832">
        <w:rPr>
          <w:b/>
          <w:bCs/>
          <w:sz w:val="18"/>
          <w:szCs w:val="22"/>
        </w:rPr>
        <w:t>a</w:t>
      </w:r>
      <w:r w:rsidRPr="00A93832">
        <w:rPr>
          <w:sz w:val="18"/>
          <w:szCs w:val="22"/>
        </w:rPr>
        <w:t xml:space="preserve">, Representative closed-loop rollouts for the two-joint system, comparing the optimization-based neural forward dynamics solver with the numerical ODE solution for angular position, velocity and acceleration. Blue and red denote joints 1 and 2, respectively; solid and dashed traces denote neural and numerical trajectories. </w:t>
      </w:r>
      <w:r w:rsidRPr="00A93832">
        <w:rPr>
          <w:b/>
          <w:bCs/>
          <w:sz w:val="18"/>
          <w:szCs w:val="22"/>
        </w:rPr>
        <w:t>b</w:t>
      </w:r>
      <w:r w:rsidRPr="00A93832">
        <w:rPr>
          <w:sz w:val="18"/>
          <w:szCs w:val="22"/>
        </w:rPr>
        <w:t xml:space="preserve">, Trajectory-wise RMSE distributions for position, velocity and acceleration across 50 independent simulations, shown separately for each joint. Points denote individual trajectories, distribution envelopes summarize the spread across simulations, horizontal lines denote medians and vertical bars denote the interquartile range. </w:t>
      </w:r>
      <w:r w:rsidRPr="00A93832">
        <w:rPr>
          <w:b/>
          <w:bCs/>
          <w:sz w:val="18"/>
          <w:szCs w:val="22"/>
        </w:rPr>
        <w:t>c</w:t>
      </w:r>
      <w:r w:rsidRPr="00A93832">
        <w:rPr>
          <w:sz w:val="18"/>
          <w:szCs w:val="22"/>
        </w:rPr>
        <w:t xml:space="preserve">, Wall-clock execution time required to generate a complete 5 s trajectory using the numerical ODE solver or the optimization-based neural forward dynamics solver. The dotted line denotes the 5 s real-time threshold. </w:t>
      </w:r>
      <w:r w:rsidRPr="00A93832">
        <w:rPr>
          <w:b/>
          <w:bCs/>
          <w:sz w:val="18"/>
          <w:szCs w:val="22"/>
        </w:rPr>
        <w:t>d</w:t>
      </w:r>
      <w:r w:rsidRPr="00A93832">
        <w:rPr>
          <w:sz w:val="18"/>
          <w:szCs w:val="22"/>
        </w:rPr>
        <w:t xml:space="preserve">, Per-query inference latency for the </w:t>
      </w:r>
      <w:r w:rsidR="007E1635">
        <w:rPr>
          <w:sz w:val="18"/>
          <w:szCs w:val="22"/>
        </w:rPr>
        <w:t>forward model (</w:t>
      </w:r>
      <w:r w:rsidR="007E1635" w:rsidRPr="00A93832">
        <w:rPr>
          <w:sz w:val="18"/>
          <w:szCs w:val="22"/>
        </w:rPr>
        <w:t>optimization-based neural forward dynamics solver</w:t>
      </w:r>
      <w:r w:rsidR="007E1635">
        <w:rPr>
          <w:sz w:val="18"/>
          <w:szCs w:val="22"/>
        </w:rPr>
        <w:t xml:space="preserve"> step)</w:t>
      </w:r>
      <w:r w:rsidRPr="00A93832">
        <w:rPr>
          <w:sz w:val="18"/>
          <w:szCs w:val="22"/>
        </w:rPr>
        <w:t xml:space="preserve"> and </w:t>
      </w:r>
      <w:r w:rsidR="007E1635">
        <w:rPr>
          <w:sz w:val="18"/>
          <w:szCs w:val="22"/>
        </w:rPr>
        <w:t xml:space="preserve">the </w:t>
      </w:r>
      <w:r w:rsidRPr="00A93832">
        <w:rPr>
          <w:sz w:val="18"/>
          <w:szCs w:val="22"/>
        </w:rPr>
        <w:t>inverse model</w:t>
      </w:r>
      <w:r w:rsidR="007E1635">
        <w:rPr>
          <w:sz w:val="18"/>
          <w:szCs w:val="22"/>
        </w:rPr>
        <w:t xml:space="preserve"> (automatic differentiation through ANNet)</w:t>
      </w:r>
      <w:r w:rsidRPr="00A93832">
        <w:rPr>
          <w:sz w:val="18"/>
          <w:szCs w:val="22"/>
        </w:rPr>
        <w:t>. Forward latency was measured for the optimized solver configuration, and inverse latency was measured for the 16k-sample trained network. The y-axis is shown on a logarithmic scale, and the dotted line denotes the 2 ms real-time inference threshold.</w:t>
      </w:r>
    </w:p>
    <w:p w14:paraId="6351C365" w14:textId="1A1C4008" w:rsidR="008E008E" w:rsidRDefault="004319A6" w:rsidP="004D2FF5">
      <w:pPr>
        <w:pStyle w:val="Heading2"/>
        <w:spacing w:before="100" w:beforeAutospacing="1" w:after="100" w:afterAutospacing="1"/>
      </w:pPr>
      <w:r>
        <w:t>Discussion</w:t>
      </w:r>
    </w:p>
    <w:p w14:paraId="79D39C09" w14:textId="0A83AA0D" w:rsidR="00894C90" w:rsidRDefault="00894C90" w:rsidP="004D2FF5">
      <w:pPr>
        <w:spacing w:before="100" w:beforeAutospacing="1" w:after="100" w:afterAutospacing="1"/>
        <w:rPr>
          <w:shd w:val="clear" w:color="auto" w:fill="FFFFFF"/>
        </w:rPr>
      </w:pPr>
      <w:bookmarkStart w:id="23" w:name="opening-summary"/>
      <w:r>
        <w:rPr>
          <w:shd w:val="clear" w:color="auto" w:fill="FFFFFF"/>
        </w:rPr>
        <w:t>Across a wide range of scientific and engineering settings, dynamics models are valuable because they can be used either in the inverse direction to compute inputs for control or in the forward direction to predict the consequences of those inputs</w:t>
      </w:r>
      <w:r w:rsidR="00C16C2C">
        <w:fldChar w:fldCharType="begin"/>
      </w:r>
      <w:r w:rsidR="00375F97">
        <w:instrText xml:space="preserve"> ADDIN ZOTERO_ITEM CSL_CITATION {"citationID":"4qdlMcgq","properties":{"formattedCitation":"\\super 30,63\\nosupersub{}","plainCitation":"30,63","noteIndex":0},"citationItems":[{"id":414,"uris":["http://zotero.org/users/19127629/items/JNGLBLVZ"],"itemData":{"id":414,"type":"article-journal","abstract":"A number of internal model concepts are now widespread in neuroscience and cognitive science. These concepts are supported by behavioral, neurophysiological, and imaging data; furthermore, these models have had their structures and functions revealed by such data. In particular, a specific theory on inverse dynamics model learning is directly supported by unit recordings from cerebellar Purkinje cells. Multiple paired forward inverse models describing how diverse objects and environments can be controlled and learned separately have recently been proposed. The 'minimum variance model' is another major recent advance in the computational theory of motor control. This model integrates two furiously disputed approaches on trajectory planning, strongly suggesting that both kinematic and dynamic internal models are utilized in movement planning and control.","container-title":"Current Opinion in Neurobiology","DOI":"10.1016/s0959-4388(99)00028-8","ISSN":"0959-4388","issue":"6","journalAbbreviation":"Curr Opin Neurobiol","language":"eng","page":"718-727","PMID":"10607637","source":"PubMed","title":"Internal models for motor control and trajectory planning","volume":"9","author":[{"family":"Kawato","given":"M."}],"issued":{"date-parts":[["1999",12]]}}},{"id":457,"uris":["http://zotero.org/users/19127629/items/UUD329WJ"],"itemData":{"id":457,"type":"article-journal","abstract":"Connected multi–body systems exhibit notoriously complex behaviour when driven by external and internal forces and torques. The problem of reconstructing the internal forces and/or torques from the movements and known external forces is called the ‘inverse dynamics problem’, whereas calculating motion from known internal forces and/or torques and resulting reaction forces is called the ‘forward dynamics problem’. When stepping forward to cross the street, people use muscle forces that generate angular accelerations of their body segments and, by virtue of reaction forces from the street, a forward acceleration of the centre of mass of their body. Inverse dynamics calculations applied to a set of motion data from such an event can teach us how temporal patterns of joint torques were responsible for the observed motion. In forward dynamics calculations we may attempt to create motion from such temporal patterns, which is extremely difficult, because of the complex mechanical linkage along the chains forming the multi–body system.To understand, predict and sometimes control multi–body systems, we may want to have mathematical expressions for them. The Newton–Euler, Lagrangian and Featherstone approaches have their advantages and disadvantages. The simulation of collisions and the inclusion of muscle forces or other internal forces are discussed. Also, the possibility to perform a mixed inverse and forward dynamics calculation are dealt with. The use and limitations of these approaches form the conclusion.","container-title":"Philosophical Transactions of the Royal Society B: Biological Sciences","DOI":"10.1098/rstb.2003.1354","ISSN":"0962-8436","issue":"1437","journalAbbreviation":"Philos Trans R Soc Lond B Biol Sci","page":"1493-1500","source":"Silverchair","title":"Inverse and forward dynamics: models of multi–body systems","title-short":"Inverse and forward dynamics","volume":"358","author":[{"family":"Otten","given":"E."}],"editor":[{"family":"Leeuwen","given":"J.","non-dropping-particle":"van"},{"family":"Aerts","given":"P."}],"issued":{"date-parts":[["2003",8,13]]}}}],"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30,63</w:t>
      </w:r>
      <w:r w:rsidR="00C16C2C">
        <w:fldChar w:fldCharType="end"/>
      </w:r>
      <w:r>
        <w:rPr>
          <w:shd w:val="clear" w:color="auto" w:fill="FFFFFF"/>
        </w:rPr>
        <w:t xml:space="preserve">. In this study, we show that a physics-structured neural representation can achieve high-accuracy inverse dynamics predictions at low inference cost, while also supporting accurate closed-loop forward prediction over multi-second horizons. As such, constraining learning with </w:t>
      </w:r>
      <w:ins w:id="24" w:author="Douglas Weber" w:date="2026-05-30T08:23:00Z" w16du:dateUtc="2026-05-30T12:23:00Z">
        <w:r w:rsidR="009400D9">
          <w:rPr>
            <w:shd w:val="clear" w:color="auto" w:fill="FFFFFF"/>
          </w:rPr>
          <w:t xml:space="preserve">a </w:t>
        </w:r>
      </w:ins>
      <w:r>
        <w:rPr>
          <w:shd w:val="clear" w:color="auto" w:fill="FFFFFF"/>
        </w:rPr>
        <w:lastRenderedPageBreak/>
        <w:t xml:space="preserve">first-principles structure yielded a compact internal model that is simultaneously actionable for control-relevant inverse computations and forward predictions, which is an important step toward developing artificial systems that </w:t>
      </w:r>
      <w:del w:id="25" w:author="Douglas Weber" w:date="2026-05-30T08:24:00Z" w16du:dateUtc="2026-05-30T12:24:00Z">
        <w:r w:rsidDel="009400D9">
          <w:rPr>
            <w:shd w:val="clear" w:color="auto" w:fill="FFFFFF"/>
          </w:rPr>
          <w:delText>biomimetically replicate</w:delText>
        </w:r>
      </w:del>
      <w:ins w:id="26" w:author="Douglas Weber" w:date="2026-05-30T08:24:00Z" w16du:dateUtc="2026-05-30T12:24:00Z">
        <w:r w:rsidR="009400D9">
          <w:rPr>
            <w:shd w:val="clear" w:color="auto" w:fill="FFFFFF"/>
          </w:rPr>
          <w:t>mimic</w:t>
        </w:r>
      </w:ins>
      <w:r>
        <w:rPr>
          <w:shd w:val="clear" w:color="auto" w:fill="FFFFFF"/>
        </w:rPr>
        <w:t xml:space="preserve"> biological motor coordination.</w:t>
      </w:r>
    </w:p>
    <w:p w14:paraId="61206D70" w14:textId="1083C1A5" w:rsidR="00894C90" w:rsidRDefault="00BE2AF1" w:rsidP="004D2FF5">
      <w:pPr>
        <w:pStyle w:val="Heading3"/>
        <w:spacing w:before="100" w:beforeAutospacing="1" w:after="100" w:afterAutospacing="1"/>
        <w:rPr>
          <w:shd w:val="clear" w:color="auto" w:fill="FFFFFF"/>
        </w:rPr>
      </w:pPr>
      <w:r>
        <w:rPr>
          <w:shd w:val="clear" w:color="auto" w:fill="FFFFFF"/>
        </w:rPr>
        <w:t>Network topology and hyperparameters</w:t>
      </w:r>
    </w:p>
    <w:p w14:paraId="29FED5C6" w14:textId="60BF9F0C" w:rsidR="001204E4" w:rsidRDefault="001204E4" w:rsidP="004D2FF5">
      <w:pPr>
        <w:spacing w:before="100" w:beforeAutospacing="1" w:after="100" w:afterAutospacing="1"/>
        <w:rPr>
          <w:shd w:val="clear" w:color="auto" w:fill="FFFFFF"/>
        </w:rPr>
      </w:pPr>
      <w:r w:rsidRPr="001204E4">
        <w:rPr>
          <w:shd w:val="clear" w:color="auto" w:fill="FFFFFF"/>
        </w:rPr>
        <w:t>Hyperparameter optimization indicated that most performance variation in the explored space was driven by initial hidden-layer width and learning rate, rather than deeper architectural choices, with initial hidden-layer width accounting for 51.4% and learning rate accounting for 25.5% of the global sensitivity, compared with 4.8% for activation</w:t>
      </w:r>
      <w:r w:rsidR="00A93832">
        <w:rPr>
          <w:shd w:val="clear" w:color="auto" w:fill="FFFFFF"/>
        </w:rPr>
        <w:t xml:space="preserve"> function</w:t>
      </w:r>
      <w:r w:rsidRPr="001204E4">
        <w:rPr>
          <w:shd w:val="clear" w:color="auto" w:fill="FFFFFF"/>
        </w:rPr>
        <w:t xml:space="preserve"> choice and 18.3% for depth within one to ten layers. This concentration of sensitivity </w:t>
      </w:r>
      <w:r w:rsidR="00A93832">
        <w:rPr>
          <w:shd w:val="clear" w:color="auto" w:fill="FFFFFF"/>
        </w:rPr>
        <w:t xml:space="preserve">aligns with observations </w:t>
      </w:r>
      <w:r w:rsidRPr="001204E4">
        <w:rPr>
          <w:shd w:val="clear" w:color="auto" w:fill="FFFFFF"/>
        </w:rPr>
        <w:t>in physics-informed training more generally, that increasing network size and noise can increase optimization error by making the loss landscape more complex</w:t>
      </w:r>
      <w:r w:rsidR="00A93832">
        <w:rPr>
          <w:shd w:val="clear" w:color="auto" w:fill="FFFFFF"/>
        </w:rPr>
        <w:t xml:space="preserve">. As a result, </w:t>
      </w:r>
      <w:r w:rsidRPr="001204E4">
        <w:rPr>
          <w:shd w:val="clear" w:color="auto" w:fill="FFFFFF"/>
        </w:rPr>
        <w:t>convergence can depend strongly on choices that stabilize optimization rather than on incremental representational capacity alone</w:t>
      </w:r>
      <w:r>
        <w:fldChar w:fldCharType="begin"/>
      </w:r>
      <w:r w:rsidR="00375F97">
        <w:instrText xml:space="preserve"> ADDIN ZOTERO_ITEM CSL_CITATION {"citationID":"SwAVJeH4","properties":{"formattedCitation":"\\super 64\\nosupersub{}","plainCitation":"64","noteIndex":0},"citationItems":[{"id":460,"uris":["http://zotero.org/users/19127629/items/7QLQSHSP"],"itemData":{"id":460,"type":"paper-conference","abstract":"Recent work in scientific machine learning has developed so-called physics-informed neural network (PINN) models. The typical approach is to incorporate physical domain knowledge as soft constraints on an empirical loss function and use existing machine learning methodologies to train the model. We demonstrate that, while existing PINN methodologies can learn good models for relatively trivial problems, they can easily fail to learn relevant physical phenomena for even slightly more complex problems. In particular, we analyze several distinct situations of widespread physical interest, including learning differential equations with convection, reaction, and diffusion operators. We provide evidence that the soft regularization in PINNs, which involves PDE-based differential operators, can introduce a number of subtle problems, including making the problem more ill-conditioned. Importantly, we show that these possible failure modes are not due to the lack of expressivity in the NN architecture, but that the PINN's setup makes the loss landscape very hard to optimize. We then describe two promising solutions to address these failure modes. The first approach is to use curriculum regularization, where the PINN's loss term starts from a simple PDE regularization, and becomes progressively more complex as the NN gets trained. The second approach is to pose the problem as a sequence-to-sequence learning task, rather than learning to predict the entire space-time at once. Extensive testing shows that we can achieve up to 1-2 orders of magnitude lower error with these methods as compared to regular PINN training.","event-title":"Neural Information Processing Systems","source":"Semantic Scholar","title":"Characterizing possible failure modes in physics-informed neural networks","URL":"https://www.semanticscholar.org/paper/Characterizing-possible-failure-modes-in-neural-Krishnapriyan-Gholami/3c4372b125d0744bb68bfca9f5d6b0abb85dd182","author":[{"family":"Krishnapriyan","given":"Aditi S."},{"family":"Gholami","given":"A."},{"family":"Zhe","given":"Shandian"},{"family":"Kirby","given":"Robert M."},{"family":"Mahoney","given":"Michael W."}],"accessed":{"date-parts":[["2026",4,14]]},"issued":{"date-parts":[["2021",9,2]]}}}],"schema":"https://github.com/citation-style-language/schema/raw/master/csl-citation.json"} </w:instrText>
      </w:r>
      <w:r>
        <w:fldChar w:fldCharType="separate"/>
      </w:r>
      <w:r w:rsidR="00375F97" w:rsidRPr="00375F97">
        <w:rPr>
          <w:rFonts w:eastAsiaTheme="minorHAnsi" w:cs="Arial"/>
          <w:vertAlign w:val="superscript"/>
          <w14:ligatures w14:val="standardContextual"/>
        </w:rPr>
        <w:t>64</w:t>
      </w:r>
      <w:r>
        <w:fldChar w:fldCharType="end"/>
      </w:r>
      <w:r w:rsidRPr="001204E4">
        <w:rPr>
          <w:shd w:val="clear" w:color="auto" w:fill="FFFFFF"/>
        </w:rPr>
        <w:t>. It is also aligned with reports of diminishing returns beyond width and depth thresholds, where added complexity yields only small performance improvements while increasing computational cost</w:t>
      </w:r>
      <w:r>
        <w:fldChar w:fldCharType="begin"/>
      </w:r>
      <w:r w:rsidR="00375F97">
        <w:instrText xml:space="preserve"> ADDIN ZOTERO_ITEM CSL_CITATION {"citationID":"bq1x45TZ","properties":{"unsorted":true,"formattedCitation":"\\super 65,66\\nosupersub{}","plainCitation":"65,66","noteIndex":0},"citationItems":[{"id":464,"uris":["http://zotero.org/users/19127629/items/XMZMVLGL"],"itemData":{"id":464,"type":"article","abstract":"While physics-informed neural networks (PINNs) have become a popular deep learning framework for tackling forward and inverse problems governed by partial differential equations (PDEs), their performance is known to degrade when larger and deeper neural network architectures are employed. Our study identifies that the root of this counter-intuitive behavior lies in the use of multi-layer perceptron (MLP) architectures with non-suitable initialization schemes, which result in poor trainablity for the network derivatives, and ultimately lead to an unstable minimization of the PDE residual loss. To address this, we introduce Physics-informed Residual Adaptive Networks (PirateNets), a novel architecture that is designed to facilitate stable and efficient training of deep PINN models. PirateNets leverage a novel adaptive residual connection, which allows the networks to be initialized as shallow networks that progressively deepen during training. We also show that the proposed initialization scheme allows us to encode appropriate inductive biases corresponding to a given PDE system into the network architecture. We provide comprehensive empirical evidence showing that PirateNets are easier to optimize and can gain accuracy from considerably increased depth, ultimately achieving state-of-the-art results across various benchmarks. All code and data accompanying this manuscript will be made publicly available at \\url{https://github.com/PredictiveIntelligenceLab/jaxpi}.","DOI":"10.48550/arXiv.2402.00326","note":"arXiv:2402.00326 [cs]","number":"arXiv:2402.00326","publisher":"arXiv","source":"arXiv.org","title":"PirateNets: Physics-informed Deep Learning with Residual Adaptive Networks","title-short":"PirateNets","URL":"http://arxiv.org/abs/2402.00326","author":[{"family":"Wang","given":"Sifan"},{"family":"Li","given":"Bowen"},{"family":"Chen","given":"Yuhan"},{"family":"Perdikaris","given":"Paris"}],"accessed":{"date-parts":[["2026",4,14]]},"issued":{"date-parts":[["2024",2,11]]}}},{"id":468,"uris":["http://zotero.org/users/19127629/items/64Z3J8YM"],"itemData":{"id":468,"type":"article-journal","abstract":"In our recently proposed Integrated Finite Element Neural Network (I-FENN) framework (Pantidis and Mobasher, 2023) we showcased how PINNs can be deployed on a finite element-level basis to swiftly approximate a state variable of interest, and we applied it in the context of non-local gradient-enhanced damage mechanics. In this paper, we enhance the rigor and performance of I-FENN by focusing on two crucial aspects of its PINN component: (a) the error convergence analysis and (b) the hyperparameter-performance relationship. Guided by the available theoretical formulations in the field, we introduce a systematic numerical approach based on a novel set of holistic performance metrics to answer both objectives. In the first objective, we explore in detail the convergence of the PINN training error and the global error against the network size and the training sample size. We demonstrate a consistent converging behavior of the two error types for any investigated combination of network complexity, dataset size and choice of hyperparameters, which empirically proves the conformance of the PINN setup and implementation to the available convergence theories. In the second objective, we establish an a-priori knowledge of the hyperparameters which favor higher predictive accuracy, lower computational effort, and the least chances of arriving at trivial solutions. The analysis leads to several outcomes that contribute to the better performance of I-FENN, and fills a long-standing gap in the PINN literature with regards to the numerical convergence of the network errors while accounting for commonly used optimizers (Adam and L-BFGS). The proposed analysis method can be directly extended to other ML applications in science and engineering. The code and data utilized in the analysis are posted publicly to aid the reproduction and extension of this research.","container-title":"Computer Methods in Applied Mechanics and Engineering","DOI":"10.1016/j.cma.2023.116160","ISSN":"0045-7825","journalAbbreviation":"Computer Methods in Applied Mechanics and Engineering","page":"116160","source":"ScienceDirect","title":"Error convergence and engineering-guided hyperparameter search of PINNs: Towards optimized I-FENN performance","title-short":"Error convergence and engineering-guided hyperparameter search of PINNs","volume":"414","author":[{"family":"Pantidis","given":"Panos"},{"family":"Eldababy","given":"Habiba"},{"family":"Tagle","given":"Christopher Miguel"},{"family":"Mobasher","given":"Mostafa E."}],"issued":{"date-parts":[["2023",9,1]]}}}],"schema":"https://github.com/citation-style-language/schema/raw/master/csl-citation.json"} </w:instrText>
      </w:r>
      <w:r>
        <w:fldChar w:fldCharType="separate"/>
      </w:r>
      <w:r w:rsidR="00375F97" w:rsidRPr="00375F97">
        <w:rPr>
          <w:rFonts w:eastAsiaTheme="minorHAnsi" w:cs="Arial"/>
          <w:vertAlign w:val="superscript"/>
          <w14:ligatures w14:val="standardContextual"/>
        </w:rPr>
        <w:t>65,66</w:t>
      </w:r>
      <w:r>
        <w:fldChar w:fldCharType="end"/>
      </w:r>
      <w:r w:rsidRPr="001204E4">
        <w:rPr>
          <w:shd w:val="clear" w:color="auto" w:fill="FFFFFF"/>
        </w:rPr>
        <w:t>.</w:t>
      </w:r>
    </w:p>
    <w:p w14:paraId="27C2EFC8" w14:textId="2BD9EB20" w:rsidR="001204E4" w:rsidRDefault="001204E4" w:rsidP="004D2FF5">
      <w:pPr>
        <w:spacing w:before="100" w:beforeAutospacing="1" w:after="100" w:afterAutospacing="1"/>
        <w:rPr>
          <w:shd w:val="clear" w:color="auto" w:fill="FFFFFF"/>
        </w:rPr>
      </w:pPr>
      <w:r w:rsidRPr="001204E4">
        <w:rPr>
          <w:shd w:val="clear" w:color="auto" w:fill="FFFFFF"/>
        </w:rPr>
        <w:t>The final configuration identified by the search was a multilayer perceptron with four hidden layers of 225, 61, 91, and 99 nodes, GELU activations, and learning rate 1.13</w:t>
      </w:r>
      <m:oMath>
        <m:r>
          <w:rPr>
            <w:rFonts w:ascii="Cambria Math" w:hAnsi="Cambria Math"/>
            <w:shd w:val="clear" w:color="auto" w:fill="FFFFFF"/>
          </w:rPr>
          <m:t>×</m:t>
        </m:r>
      </m:oMath>
      <w:r w:rsidRPr="001204E4">
        <w:rPr>
          <w:shd w:val="clear" w:color="auto" w:fill="FFFFFF"/>
        </w:rPr>
        <w:t>10</w:t>
      </w:r>
      <w:r w:rsidRPr="001204E4">
        <w:rPr>
          <w:shd w:val="clear" w:color="auto" w:fill="FFFFFF"/>
          <w:vertAlign w:val="superscript"/>
        </w:rPr>
        <w:t>−3</w:t>
      </w:r>
      <w:r w:rsidRPr="001204E4">
        <w:rPr>
          <w:shd w:val="clear" w:color="auto" w:fill="FFFFFF"/>
        </w:rPr>
        <w:t>, selected after sampling 500 independent trials with 319 pruned early by the optimizer</w:t>
      </w:r>
      <w:r w:rsidR="004629FB">
        <w:rPr>
          <w:shd w:val="clear" w:color="auto" w:fill="FFFFFF"/>
        </w:rPr>
        <w:t>’</w:t>
      </w:r>
      <w:r w:rsidRPr="001204E4">
        <w:rPr>
          <w:shd w:val="clear" w:color="auto" w:fill="FFFFFF"/>
        </w:rPr>
        <w:t>s pruning scheme. Framed against common PINN practice, this setup remains in the family of fully connected architectures typically paired with Adam optimization and standard initializations such as Glorot/Xavier and tanh activations, even as the specific activation choice can shift the minimum achievable error depending on the learning objective and the derivatives required at deployment time</w:t>
      </w:r>
      <w:r>
        <w:fldChar w:fldCharType="begin"/>
      </w:r>
      <w:r w:rsidR="00375F97">
        <w:instrText xml:space="preserve"> ADDIN ZOTERO_ITEM CSL_CITATION {"citationID":"ulWBDXzg","properties":{"formattedCitation":"\\super 67\\uc0\\u8211{}69\\nosupersub{}","plainCitation":"67–69","noteIndex":0},"citationItems":[{"id":470,"uris":["http://zotero.org/users/19127629/items/YZQPX7TL"],"itemData":{"id":470,"type":"article","abstract":"The residual loss in Physics-Informed Neural Networks (PINNs) alters the simple recursive relation of layers in a feed-forward neural network by applying a differential operator, resulting in a loss landscape that is inherently different from those of common supervised problems. Therefore, relying on the existing theory leads to unjustified design choices and suboptimal performance. In this work, we analyze the residual loss by studying its characteristics at critical points to find the conditions that result in effective training of PINNs. Specifically, we first show that under certain conditions, the residual loss of PINNs can be globally minimized by a wide neural network. Furthermore, our analysis also reveals that an activation function with well-behaved high-order derivatives plays a crucial role in minimizing the residual loss. In particular, to solve a $k$-th order PDE, the $k$-th derivative of the activation function should be bijective. The established theory paves the way for designing and choosing effective activation functions for PINNs and explains why periodic activations have shown promising performance in certain cases. Finally, we verify our findings by conducting a set of experiments on several PDEs. Our code is publicly available at https://github.com/nimahsn/pinns_tf2.","DOI":"10.48550/arXiv.2405.01680","note":"arXiv:2405.01680 [cs]","number":"arXiv:2405.01680","publisher":"arXiv","source":"arXiv.org","title":"Physics-Informed Neural Networks: Minimizing Residual Loss with Wide Networks and Effective Activations","title-short":"Physics-Informed Neural Networks","URL":"http://arxiv.org/abs/2405.01680","author":[{"family":"Dashtbayaz","given":"Nima Hosseini"},{"family":"Farhani","given":"Ghazal"},{"family":"Wang","given":"Boyu"},{"family":"Ling","given":"Charles X."}],"accessed":{"date-parts":[["2026",4,14]]},"issued":{"date-parts":[["2024",6,13]]}}},{"id":473,"uris":["http://zotero.org/users/19127629/items/5U66U34V"],"itemData":{"id":473,"type":"article-journal","abstract":"Physics-informed neural networks (PINNs) are known to suffer from optimization difficulty. In this work, we reveal the connection between the optimization difficulty of PINNs and activation functions. Specifically, we show that PINNs exhibit high sensitivity to activation functions when solving PDEs with distinct properties. Existing works usually choose activation functions by inefficient trial-and-error. To avoid the inefficient manual selection and to alleviate the optimization difficulty of PINNs, we introduce adaptive activation functions to search for the optimal function when solving different problems. We compare different adaptive activation functions and discuss their limitations in the context of PINNs. Furthermore, we propose to tailor the idea of learning combinations of candidate activation functions to the PINNs optimization, which has a higher requirement for the smoothness and diversity on learned functions. This is achieved by removing activation functions which cannot provide higher-order derivatives from the candidate set and incorporating elementary functions with different properties according to our prior knowledge about the PDE at hand. We further enhance the search space with adaptive slopes. The proposed adaptive activation function can be used to solve different PDE systems in an interpretable way. Its effectiveness is demonstrated on a series of benchmarks. Code is available at https://github.com/LeapLabTHU/AdaAFforPINNs.","container-title":"Communications in Computational Physics","DOI":"10.4208/cicp.OA-2023-0058","ISSN":"1815-2406, 1991-7120","issue":"4","journalAbbreviation":"CiCP","note":"arXiv:2308.04073 [cs]","page":"869-906","source":"arXiv.org","title":"Learning Specialized Activation Functions for Physics-informed Neural Networks","volume":"34","author":[{"family":"Wang","given":"Honghui"},{"family":"Lu","given":"Lu"},{"family":"Song","given":"Shiji"},{"family":"Huang","given":"Gao"}],"issued":{"date-parts":[["2023",6]]}}},{"id":476,"uris":["http://zotero.org/users/19127629/items/YZH3X8KF"],"itemData":{"id":476,"type":"article-journal","abstract":"Physics-Informed Neural Networks (PINNs) have emerged as a promising approach for solving Partial Differential Equations (PDEs). However, they face challenges related to spectral bias (the tendency to learn low-frequency components while struggling with high-frequency features) and unstable convergence dynamics (mainly stemming from the multi-objective nature of the PINN loss function). These limitations impact their accuracy for solving problems involving rapid oscillations, sharp gradients, and complex boundary behaviors. We systematically investigate learnable activation functions as a solution to these challenges, comparing Multilayer Perceptrons (MLPs) using fixed and learnable activation functions against Kolmogorov-Arnold Networks (KANs) that employ learnable basis functions. Our evaluation spans diverse PDE types, including linear and non-linear wave problems, mixed-physics systems, and fluid dynamics. Using empirical Neural Tangent Kernel (NTK) analysis and Hessian eigenvalue decomposition, we assess spectral bias and convergence stability of the models. Our results reveal a trade-off between expressivity and training convergence stability. While learnable activation functions work well in simpler architectures, they encounter scalability issues in complex networks due to the higher functional dimensionality. Counterintuitively, we find that low spectral bias alone does not guarantee better accuracy, as functions with broader NTK eigenvalue spectra may exhibit convergence instability. We demonstrate that activation function selection remains inherently problem-specific, with different bases showing distinct advantages for particular PDE characteristics. We believe these insights will help in the design of more robust neural PDE solvers.","container-title":"Computer Physics Communications","DOI":"10.1016/j.cpc.2025.109753","ISSN":"0010-4655","journalAbbreviation":"Computer Physics Communications","page":"109753","source":"ScienceDirect","title":"Learnable activation functions in physics-informed neural networks for solving partial differential equations","volume":"315","author":[{"family":"Farea","given":"Afrah"},{"family":"Celebi","given":"Mustafa Serdar"}],"issued":{"date-parts":[["2025",10,1]]}}}],"schema":"https://github.com/citation-style-language/schema/raw/master/csl-citation.json"} </w:instrText>
      </w:r>
      <w:r>
        <w:fldChar w:fldCharType="separate"/>
      </w:r>
      <w:r w:rsidR="00375F97" w:rsidRPr="00375F97">
        <w:rPr>
          <w:rFonts w:eastAsiaTheme="minorHAnsi" w:cs="Arial"/>
          <w:vertAlign w:val="superscript"/>
          <w14:ligatures w14:val="standardContextual"/>
        </w:rPr>
        <w:t>67–69</w:t>
      </w:r>
      <w:r>
        <w:fldChar w:fldCharType="end"/>
      </w:r>
      <w:r w:rsidRPr="001204E4">
        <w:rPr>
          <w:shd w:val="clear" w:color="auto" w:fill="FFFFFF"/>
        </w:rPr>
        <w:t>. In this context, the relatively small global sensitivity assigned to activation choice (4.8%) should not be read as indicating irrelevance, because other inverse/PINN formulations can exhibit robustness across activation choices depending on how the learning bias is imposed, but activation selection is still widely noted as important for extrapolation performance when the learned representation is used outside the training distribution</w:t>
      </w:r>
      <w:r>
        <w:fldChar w:fldCharType="begin"/>
      </w:r>
      <w:r w:rsidR="00375F97">
        <w:instrText xml:space="preserve"> ADDIN ZOTERO_ITEM CSL_CITATION {"citationID":"Mbld1LpW","properties":{"formattedCitation":"\\super 70\\nosupersub{}","plainCitation":"70","noteIndex":0},"citationItems":[{"id":478,"uris":["http://zotero.org/users/19127629/items/AKVZNDT6"],"itemData":{"id":478,"type":"article-journal","abstract":"We employ adaptive activation functions for regression in deep and physics-informed neural networks (PINNs) to approximate smooth and discontinuous functions as well as solutions of linear and nonlinear partial differential equations. In particular, we solve the nonlinear Klein-Gordon equation, which has smooth solutions, the nonlinear Burgers equation, which can admit high gradient solutions, and the Helmholtz equation. We introduce a scalable hyper-parameter in the activation function, which can be optimized to achieve best performance of the network as it changes dynamically the topology of the loss function involved in the optimization process. The adaptive activation function has better learning capabilities than the traditional one (fixed activation) as it improves greatly the convergence rate, especially at early training, as well as the solution accuracy. To better understand the learning process, we plot the neural network solution in the frequency domain to examine how the network captures successively different frequency bands present in the solution. We consider both forward problems, where the approximate solutions are obtained, as well as inverse problems, where parameters involved in the governing equation are identified. Our simulation results show that the proposed method is a very simple and effective approach to increase the efficiency, robustness and accuracy of the neural network approximation of nonlinear functions as well as solutions of partial differential equations, especially for forward problems.","container-title":"Journal of Computational Physics","DOI":"10.1016/j.jcp.2019.109136","ISSN":"00219991","journalAbbreviation":"Journal of Computational Physics","note":"arXiv:1906.01170 [physics]","page":"109136","source":"arXiv.org","title":"Adaptive activation functions accelerate convergence in deep and physics-informed neural networks","volume":"404","author":[{"family":"Jagtap","given":"Ameya D."},{"family":"Karniadakis","given":"George Em"}],"issued":{"date-parts":[["2020",3]]}}}],"schema":"https://github.com/citation-style-language/schema/raw/master/csl-citation.json"} </w:instrText>
      </w:r>
      <w:r>
        <w:fldChar w:fldCharType="separate"/>
      </w:r>
      <w:r w:rsidR="00375F97" w:rsidRPr="00375F97">
        <w:rPr>
          <w:rFonts w:eastAsiaTheme="minorHAnsi" w:cs="Arial"/>
          <w:vertAlign w:val="superscript"/>
          <w14:ligatures w14:val="standardContextual"/>
        </w:rPr>
        <w:t>70</w:t>
      </w:r>
      <w:r>
        <w:fldChar w:fldCharType="end"/>
      </w:r>
      <w:r w:rsidRPr="001204E4">
        <w:rPr>
          <w:shd w:val="clear" w:color="auto" w:fill="FFFFFF"/>
        </w:rPr>
        <w:t>.</w:t>
      </w:r>
    </w:p>
    <w:p w14:paraId="3CA484FE" w14:textId="49BF9FFE" w:rsidR="00BE2AF1" w:rsidRPr="00BE2AF1" w:rsidRDefault="00BE2AF1" w:rsidP="004D2FF5">
      <w:pPr>
        <w:pStyle w:val="Heading3"/>
        <w:spacing w:before="100" w:beforeAutospacing="1" w:after="100" w:afterAutospacing="1"/>
      </w:pPr>
      <w:r>
        <w:rPr>
          <w:shd w:val="clear" w:color="auto" w:fill="FFFFFF"/>
        </w:rPr>
        <w:lastRenderedPageBreak/>
        <w:t>Inverse dynamics via automatic differentiation</w:t>
      </w:r>
    </w:p>
    <w:p w14:paraId="0E7A52BF" w14:textId="446FD175" w:rsidR="00BE2AF1" w:rsidRDefault="00BE2AF1" w:rsidP="004D2FF5">
      <w:pPr>
        <w:spacing w:before="100" w:beforeAutospacing="1" w:after="100" w:afterAutospacing="1"/>
        <w:rPr>
          <w:shd w:val="clear" w:color="auto" w:fill="FFFFFF"/>
        </w:rPr>
      </w:pPr>
      <w:r>
        <w:rPr>
          <w:shd w:val="clear" w:color="auto" w:fill="FFFFFF"/>
        </w:rPr>
        <w:t xml:space="preserve">A practical contribution of the inverse-dynamics results is the strong evidence for a data-efficiency </w:t>
      </w:r>
      <w:r w:rsidR="004629FB">
        <w:rPr>
          <w:shd w:val="clear" w:color="auto" w:fill="FFFFFF"/>
        </w:rPr>
        <w:t>‘</w:t>
      </w:r>
      <w:r>
        <w:rPr>
          <w:shd w:val="clear" w:color="auto" w:fill="FFFFFF"/>
        </w:rPr>
        <w:t>knee</w:t>
      </w:r>
      <w:r w:rsidR="004629FB">
        <w:rPr>
          <w:shd w:val="clear" w:color="auto" w:fill="FFFFFF"/>
        </w:rPr>
        <w:t>’</w:t>
      </w:r>
      <w:r>
        <w:rPr>
          <w:shd w:val="clear" w:color="auto" w:fill="FFFFFF"/>
        </w:rPr>
        <w:t xml:space="preserve"> at 4,000 samples under the study</w:t>
      </w:r>
      <w:r w:rsidR="004629FB">
        <w:rPr>
          <w:shd w:val="clear" w:color="auto" w:fill="FFFFFF"/>
        </w:rPr>
        <w:t>’</w:t>
      </w:r>
      <w:r>
        <w:rPr>
          <w:shd w:val="clear" w:color="auto" w:fill="FFFFFF"/>
        </w:rPr>
        <w:t>s training and evaluation protocol (datasets of 1,000; 2,000; 4,000; 8,000; 16,000; 32,000; 64,000; 128,000; and 256,000 kinematic vectors), where increasing data volume from 1,000 to 4,000 produced a multi-fold improvement in median torque RMSE, but scaling further produced diminishing returns in accuracy relative to the added training burden. Although the 256,000-sample model achieved the lowest median errors (0.0118 Nm joint 2; 0.0189 Nm joint 1), the marginal gains were outweighed by the exponential increase in required data volume and training time, which rose from 29.6 seconds (1,000 samples) to 2.2 hours (256,000 samples). Importantly for control deployment, inference-time cost remained low and stable across training set sizes because the architecture was fixed, with a median inference latency of approximately 0.073 ms (mean 0.074 ± 0.052 ms), supporting the practical feasibility of embedding the inverse model in real-time control loops where inverse dynamics is routinely treated as an essential tool</w:t>
      </w:r>
      <w:r w:rsidR="00C16C2C">
        <w:fldChar w:fldCharType="begin"/>
      </w:r>
      <w:r w:rsidR="00375F97">
        <w:instrText xml:space="preserve"> ADDIN ZOTERO_ITEM CSL_CITATION {"citationID":"6lDcycI9","properties":{"formattedCitation":"\\super 71,72\\nosupersub{}","plainCitation":"71,72","noteIndex":0},"citationItems":[{"id":482,"uris":["http://zotero.org/users/19127629/items/GWADKZP2"],"itemData":{"id":482,"type":"paper-conference","DOI":"10.1109/IROS.2017.8206344","page":"4716-4722","source":"ResearchGate","title":"Online multi-target learning of inverse dynamics models for computed-torque control of compliant manipulators","author":[{"family":"Polydoros","given":"Athanasios"},{"family":"Boukas","given":"Evangelos"},{"family":"Nalpantidis","given":"Lazaros"}],"issued":{"date-parts":[["2017",9,1]]}}},{"id":484,"uris":["http://zotero.org/users/19127629/items/H68KDEAM"],"itemData":{"id":484,"type":"article-journal","abstract":"Accurate estimation of inverse kinematics and dynamics is essential for precise robotic manipulator control. Traditional analytical models, while effective for nominal conditions, often struggle to capture complex nonlinearities and unmodeled dynamics, necessitating compensatory controllers. However, these combined approaches can become computationally intensive and prone to redundancy. Conventional machine learning methods have shown promise in error compensation but typically demand large datasets and incur high computational costs, particularly when addressing high-dimensional state spaces. To overcome these limitations, this paper proposes a novel data-efficient framework based on Liquid Neural Networks (LNNs) for learning inverse kinematics and dynamics directly from simulation platform measurements. The inherent capability of LNN to model temporal dependencies and adapt continuously to evolving system dynamics enables accurate approximation of nonlinear manipulator behavior without reliance on extensive offline training. The proposed method is validated on two distinct robotic platforms—a UR5e manipulator with 6 DoF and a WAM manipulator with 7 DoF using both simulation and real-world trajectory data acquired through a targeted sampling strategy. Both simulation and experimental evaluations with previously unseen trajectories demonstrate that the ILNN-based approach achieves high-fidelity approximation of both inverse kinematics and inverse dynamics, delivering superior generalization and robustness compared to conventional analytical and data-driven methods. These results highlight the potential of LNNs as an efficient and scalable solution for real-time robot control in dynamic and uncertain environments.","container-title":"Scientific Reports","DOI":"10.1038/s41598-025-26422-1","ISSN":"2045-2322","issue":"1","journalAbbreviation":"Sci Rep","language":"en","license":"2025 The Author(s)","page":"42311","publisher":"Nature Publishing Group","source":"www.nature.com","title":"Invertible liquid neural network-based learning of inverse kinematics and dynamics for robotic manipulators","volume":"15","author":[{"family":"Zhang","given":"Ye"},{"family":"Chen","given":"Qi"},{"family":"Gao","given":"Longsen"},{"family":"Liu","given":"Rui"},{"family":"Chu","given":"Linyue"},{"family":"Mo","given":"Kangtong"},{"family":"Kang","given":"Zhengjian"},{"family":"Huang","given":"Wenyou"},{"family":"Zhang","given":"Xingyu"}],"issued":{"date-parts":[["2025",11,27]]}}}],"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71,72</w:t>
      </w:r>
      <w:r w:rsidR="00C16C2C">
        <w:fldChar w:fldCharType="end"/>
      </w:r>
      <w:r>
        <w:rPr>
          <w:shd w:val="clear" w:color="auto" w:fill="FFFFFF"/>
        </w:rPr>
        <w:t>.</w:t>
      </w:r>
    </w:p>
    <w:p w14:paraId="4D3FBA1E" w14:textId="4138A32D" w:rsidR="00BE2AF1" w:rsidRDefault="00BE2AF1" w:rsidP="004D2FF5">
      <w:pPr>
        <w:spacing w:before="100" w:beforeAutospacing="1" w:after="100" w:afterAutospacing="1"/>
        <w:rPr>
          <w:shd w:val="clear" w:color="auto" w:fill="FFFFFF"/>
        </w:rPr>
      </w:pPr>
      <w:r>
        <w:rPr>
          <w:shd w:val="clear" w:color="auto" w:fill="FFFFFF"/>
        </w:rPr>
        <w:t xml:space="preserve">These empirical results also motivate selective comparisons to broader inverse-dynamics learning strategies. Pure black-box inverse dynamics networks can be </w:t>
      </w:r>
      <w:r w:rsidR="00266578">
        <w:rPr>
          <w:shd w:val="clear" w:color="auto" w:fill="FFFFFF"/>
        </w:rPr>
        <w:t>difficult</w:t>
      </w:r>
      <w:r>
        <w:rPr>
          <w:shd w:val="clear" w:color="auto" w:fill="FFFFFF"/>
        </w:rPr>
        <w:t xml:space="preserve"> to train when physical-law compliance is required and training data </w:t>
      </w:r>
      <w:r w:rsidR="00266578">
        <w:rPr>
          <w:shd w:val="clear" w:color="auto" w:fill="FFFFFF"/>
        </w:rPr>
        <w:t xml:space="preserve">provide incomplete coverage if the domain of interest. This </w:t>
      </w:r>
      <w:r>
        <w:rPr>
          <w:shd w:val="clear" w:color="auto" w:fill="FFFFFF"/>
        </w:rPr>
        <w:t>has motivated physics-informed objectives for inverse identification rather than unconstrained regression</w:t>
      </w:r>
      <w:r w:rsidR="00C16C2C">
        <w:fldChar w:fldCharType="begin"/>
      </w:r>
      <w:r w:rsidR="00375F97">
        <w:instrText xml:space="preserve"> ADDIN ZOTERO_ITEM CSL_CITATION {"citationID":"Gjy053JN","properties":{"formattedCitation":"\\super 73\\nosupersub{}","plainCitation":"73","noteIndex":0},"citationItems":[{"id":499,"uris":["http://zotero.org/users/19127629/items/DFQYDMA9"],"itemData":{"id":499,"type":"article-journal","abstract":"The improvements in tracking performance resulting from inversion-based feedforward controllers are limited by the accuracy of the available model describing the inverse system dynamics. For this reason, the use of neural networks (NNs) as a model parameterization is growing in popularity. However, training black-box NNs to represent a general description of the inverse dynamics while respecting physical laws turns out to be troublesome, especially in situations where the training data does not cover the full domain of interest. In order to solve this, this paper adopts physics-informed neural networks (PINNs) for identification of the inverse system dynamics. Additionally, a method is proposed that enables a form of graceful degradation by having the PINN feedforward controller obey an a priori known physical model when it is operated on conditions that were not present in the training data.","container-title":"IFAC-PapersOnLine","DOI":"10.1016/j.ifacol.2022.09.015","ISSN":"2405-8963","issue":"16","page":"148-153","source":"Research portal Eindhoven University of Technology","title":"Generalized feedforward control using physics-informed neural networks: 18th IFAC Workshop on Control Applications of Optimization, CAO 2022","title-short":"Generalized feedforward control using physics-informed neural networks","volume":"55","author":[{"family":"Bolderman","given":"M."},{"family":"Fan","given":"D."},{"family":"Lazar","given":"M."},{"family":"Butler","given":"H."}],"issued":{"date-parts":[["2022",7,1]]}}}],"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73</w:t>
      </w:r>
      <w:r w:rsidR="00C16C2C">
        <w:fldChar w:fldCharType="end"/>
      </w:r>
      <w:r>
        <w:rPr>
          <w:shd w:val="clear" w:color="auto" w:fill="FFFFFF"/>
        </w:rPr>
        <w:t xml:space="preserve">. A complementary structure-preserving alternative is to enforce mechanical plausibility through constrained parameterizations, such as learning a lower-triangular factor to construct a positive definite mass–inertia matrix </w:t>
      </w:r>
      <m:oMath>
        <m:r>
          <w:rPr>
            <w:rFonts w:ascii="Cambria Math" w:hAnsi="Cambria Math"/>
          </w:rPr>
          <m:t>M</m:t>
        </m:r>
        <m:d>
          <m:dPr>
            <m:ctrlPr>
              <w:rPr>
                <w:rFonts w:ascii="Cambria Math" w:hAnsi="Cambria Math"/>
              </w:rPr>
            </m:ctrlPr>
          </m:dPr>
          <m:e>
            <m:r>
              <w:rPr>
                <w:rFonts w:ascii="Cambria Math" w:hAnsi="Cambria Math"/>
              </w:rPr>
              <m:t>q</m:t>
            </m:r>
          </m:e>
        </m:d>
      </m:oMath>
      <w:r>
        <w:rPr>
          <w:shd w:val="clear" w:color="auto" w:fill="FFFFFF"/>
        </w:rPr>
        <w:t>, and training via inverse dynamics to avoid numerical instabilities and computational costs associated with explicit matrix inversion</w:t>
      </w:r>
      <w:r w:rsidR="00C16C2C">
        <w:fldChar w:fldCharType="begin"/>
      </w:r>
      <w:r w:rsidR="00375F97">
        <w:instrText xml:space="preserve"> ADDIN ZOTERO_ITEM CSL_CITATION {"citationID":"fUeGP2zt","properties":{"formattedCitation":"\\super 74\\nosupersub{}","plainCitation":"74","noteIndex":0},"citationItems":[{"id":501,"uris":["http://zotero.org/users/19127629/items/X9AHJA6E"],"itemData":{"id":501,"type":"article-journal","abstract":"Deep learning has been widely used within learning algorithms for robotics. One disadvantage of deep networks is that these networks are black-box representations. Therefore, the learned approximations ignore the existing knowledge of physics or robotics. Especially for learning dynamics models, these black-box models are not desirable as the underlying principles are well understood and the standard deep networks can learn dynamics that violate these principles. To learn dynamics models with deep networks that guarantee physically plausible dynamics, we introduce physics-inspired deep networks that combine first principles from physics with deep learning. We incorporate Lagrangian mechanics within the model learning such that all approximated models adhere to the laws of physics and conserve energy. Deep Lagrangian Networks (DeLaN) parametrize the system energy using two networks. The parameters are obtained by minimizing the squared residual of the Euler–Lagrange differential equation. Therefore, the resulting model does not require specific knowledge of the individual system, is interpretable, and can be used as a forward, inverse, and energy model. Previously these properties were only obtained when using system identification techniques that require knowledge of the kinematic structure. We apply DeLaN to learning dynamics models and apply these models to control simulated and physical rigid body systems. The results show that the proposed approach obtains dynamics models that can be applied to physical systems for real-time control. Compared to standard deep networks, the physics-inspired models learn better models and capture the underlying structure of the dynamics.","container-title":"The International Journal of Robotics Research","DOI":"10.1177/02783649231169492","ISSN":"0278-3649","issue":"3","language":"EN","page":"83-107","publisher":"SAGE Publications Ltd STM","source":"SAGE Journals","title":"Combining physics and deep learning to learn continuous-time dynamics models","volume":"42","author":[{"family":"Lutter","given":"Michael"},{"family":"Peters","given":"Jan"}],"issued":{"date-parts":[["2023",3,1]]}}}],"schema":"https://github.com/citation-style-language/schema/raw/master/csl-citation.json"}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74</w:t>
      </w:r>
      <w:r w:rsidR="00C16C2C">
        <w:fldChar w:fldCharType="end"/>
      </w:r>
      <w:r>
        <w:rPr>
          <w:shd w:val="clear" w:color="auto" w:fill="FFFFFF"/>
        </w:rPr>
        <w:t>. Finally, energy-based approaches show how differentiating learned scalar quantities can yield physically meaningful vector quantities (for example, potential forces computed as partial derivatives of a learned potential), supporting the broader design principle that learned models can preserve the mathematical structure commonly assumed in robots and mechanical-systems control rather than being purely black-box mappings</w:t>
      </w:r>
      <w:r w:rsidR="00C16C2C">
        <w:fldChar w:fldCharType="begin"/>
      </w:r>
      <w:r w:rsidR="00375F97">
        <w:instrText xml:space="preserve"> ADDIN ZOTERO_ITEM CSL_CITATION {"citationID":"8S9OHhF2","properties":{"unsorted":true,"formattedCitation":"\\super 75,76\\nosupersub{}","plainCitation":"75,76","noteIndex":0},"citationItems":[{"id":503,"uris":["http://zotero.org/users/19127629/items/AI7WABN6"],"itemData":{"id":503,"type":"article","abstract":"Even though neural networks enjoy widespread use, they still struggle to learn the basic laws of physics. How might we endow them with better inductive biases? In this paper, we draw inspiration from Hamiltonian mechanics to train models that learn and respect exact conservation laws in an unsupervised manner. We evaluate our models on problems where conservation of energy is important, including the two-body problem and pixel observations of a pendulum. Our model trains faster and generalizes better than a regular neural network. An interesting side effect is that our model is perfectly reversible in time.","DOI":"10.48550/arXiv.1906.01563","note":"arXiv:1906.01563 [cs]","number":"arXiv:1906.01563","publisher":"arXiv","source":"arXiv.org","title":"Hamiltonian Neural Networks","URL":"http://arxiv.org/abs/1906.01563","author":[{"family":"Greydanus","given":"Sam"},{"family":"Dzamba","given":"Misko"},{"family":"Yosinski","given":"Jason"}],"accessed":{"date-parts":[["2026",4,14]]},"issued":{"date-parts":[["2019",9,5]]}}},{"id":507,"uris":["http://zotero.org/users/19127629/items/3WNZ7RGR"],"itemData":{"id":507,"type":"article","abstract":"Accurate models of the world are built upon notions of its underlying symmetries. In physics, these symmetries correspond to conservation laws, such as for energy and momentum. Yet even though neural network models see increasing use in the physical sciences, they struggle to learn these symmetries. In this paper, we propose Lagrangian Neural Networks (LNNs), which can parameterize arbitrary Lagrangians using neural networks. In contrast to models that learn Hamiltonians, LNNs do not require canonical coordinates, and thus perform well in situations where canonical momenta are unknown or difficult to compute. Unlike previous approaches, our method does not restrict the functional form of learned energies and will produce energy-conserving models for a variety of tasks. We test our approach on a double pendulum and a relativistic particle, demonstrating energy conservation where a baseline approach incurs dissipation and modeling relativity without canonical coordinates where a Hamiltonian approach fails. Finally, we show how this model can be applied to graphs and continuous systems using a Lagrangian Graph Network, and demonstrate it on the 1D wave equation.","DOI":"10.48550/arXiv.2003.04630","note":"arXiv:2003.04630 [cs]","number":"arXiv:2003.04630","publisher":"arXiv","source":"arXiv.org","title":"Lagrangian Neural Networks","URL":"http://arxiv.org/abs/2003.04630","author":[{"family":"Cranmer","given":"Miles"},{"family":"Greydanus","given":"Sam"},{"family":"Hoyer","given":"Stephan"},{"family":"Battaglia","given":"Peter"},{"family":"Spergel","given":"David"},{"family":"Ho","given":"Shirley"}],"accessed":{"date-parts":[["2026",4,14]]},"issued":{"date-parts":[["2020",7,30]]}}}],"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75,76</w:t>
      </w:r>
      <w:r w:rsidR="00C16C2C">
        <w:fldChar w:fldCharType="end"/>
      </w:r>
      <w:r>
        <w:rPr>
          <w:shd w:val="clear" w:color="auto" w:fill="FFFFFF"/>
        </w:rPr>
        <w:t>.</w:t>
      </w:r>
    </w:p>
    <w:p w14:paraId="553BCBF2" w14:textId="20D3F408" w:rsidR="00894C90" w:rsidRDefault="00BE2AF1" w:rsidP="004D2FF5">
      <w:pPr>
        <w:pStyle w:val="Heading3"/>
        <w:spacing w:before="100" w:beforeAutospacing="1" w:after="100" w:afterAutospacing="1"/>
        <w:rPr>
          <w:shd w:val="clear" w:color="auto" w:fill="FFFFFF"/>
        </w:rPr>
      </w:pPr>
      <w:r>
        <w:rPr>
          <w:shd w:val="clear" w:color="auto" w:fill="FFFFFF"/>
        </w:rPr>
        <w:lastRenderedPageBreak/>
        <w:t>Forward dynamics via optimization</w:t>
      </w:r>
    </w:p>
    <w:p w14:paraId="54C4BEBC" w14:textId="59887F35" w:rsidR="00BE2AF1" w:rsidRDefault="00BE2AF1" w:rsidP="004D2FF5">
      <w:pPr>
        <w:spacing w:before="100" w:beforeAutospacing="1" w:after="100" w:afterAutospacing="1"/>
        <w:rPr>
          <w:shd w:val="clear" w:color="auto" w:fill="FFFFFF"/>
        </w:rPr>
      </w:pPr>
      <w:r>
        <w:rPr>
          <w:shd w:val="clear" w:color="auto" w:fill="FFFFFF"/>
        </w:rPr>
        <w:t xml:space="preserve">The forward-dynamics evaluation provides an independent test of </w:t>
      </w:r>
      <w:r w:rsidR="00266578">
        <w:rPr>
          <w:shd w:val="clear" w:color="auto" w:fill="FFFFFF"/>
        </w:rPr>
        <w:t xml:space="preserve">the </w:t>
      </w:r>
      <w:r>
        <w:rPr>
          <w:shd w:val="clear" w:color="auto" w:fill="FFFFFF"/>
        </w:rPr>
        <w:t xml:space="preserve">predictive utility </w:t>
      </w:r>
      <w:r w:rsidR="00F2151B">
        <w:rPr>
          <w:shd w:val="clear" w:color="auto" w:fill="FFFFFF"/>
        </w:rPr>
        <w:t xml:space="preserve">of our approach </w:t>
      </w:r>
      <w:r>
        <w:rPr>
          <w:shd w:val="clear" w:color="auto" w:fill="FFFFFF"/>
        </w:rPr>
        <w:t xml:space="preserve">by comparing closed-loop simulation to analytical ground truth over a 5 s horizon across 50 independent trials. On accuracy, the forward solver achieved median angular RMSE of 0.0074 rad (joint 1) and 0.0119 rad (joint 2), with median velocity RMSEs of 0.0309 rad/s and 0.0677 rad/s and median acceleration RMSEs of 0.1653 rad/s² and 0.3821 rad/s² for joint 1 and joint 2, respectively. </w:t>
      </w:r>
      <w:r w:rsidR="00A11B16" w:rsidRPr="00A11B16">
        <w:rPr>
          <w:shd w:val="clear" w:color="auto" w:fill="FFFFFF"/>
        </w:rPr>
        <w:t xml:space="preserve">At the same operating point, the solver remained within the 2.0-ms real-time update budget, with a mean update time of 1.62 ms and median solver latency of 1.54 ms. </w:t>
      </w:r>
      <w:r>
        <w:rPr>
          <w:shd w:val="clear" w:color="auto" w:fill="FFFFFF"/>
        </w:rPr>
        <w:t>These outcomes place the approach within a broader landscape of structured forward-dynamics learning in which physical structure can be embedded directly in the model class, such as Port-Hamiltonian neural ODE architectures designed to identify a Hamiltonian and associated physical matrices from observational data</w:t>
      </w:r>
      <w:r w:rsidR="00C16C2C">
        <w:fldChar w:fldCharType="begin"/>
      </w:r>
      <w:r w:rsidR="00375F97">
        <w:instrText xml:space="preserve"> ADDIN ZOTERO_ITEM CSL_CITATION {"citationID":"2j40BZGO","properties":{"formattedCitation":"\\super 77\\nosupersub{}","plainCitation":"77","noteIndex":0},"citationItems":[{"id":486,"uris":["http://zotero.org/users/19127629/items/V9ZUYZWL"],"itemData":{"id":486,"type":"article","abstract":"Accurate models of robot dynamics are critical for safe and stable control and generalization to novel operational conditions. Hand-designed models, however, may be insufficiently accurate, even after careful parameter tuning. This motivates the use of machine learning techniques to approximate the robot dynamics over a training set of state-control trajectories. The dynamics of many robots are described in terms of their generalized coordinates on a matrix Lie group, e.g. on $SE(3)$ for ground, aerial, and underwater vehicles, and generalized velocity, and satisfy conservation of energy principles. This paper proposes a port-Hamiltonian formulation over a Lie group of the structure of a neural ordinary differential equation (ODE) network to approximate the robot dynamics. In contrast to a black-box ODE network, our formulation embeds energy conservation principle and Lie group's constraints in the dynamics model and explicitly accounts for energy-dissipation effect such as friction and drag forces in the dynamics model. We develop energy shaping and damping injection control for the learned, potentially under-actuated Hamiltonian dynamics to enable a unified approach for stabilization and trajectory tracking with various robot platforms.","DOI":"10.48550/arXiv.2401.09520","note":"arXiv:2401.09520 [cs]","number":"arXiv:2401.09520","publisher":"arXiv","source":"arXiv.org","title":"Port-Hamiltonian Neural ODE Networks on Lie Groups For Robot Dynamics Learning and Control","URL":"http://arxiv.org/abs/2401.09520","author":[{"family":"Duong","given":"Thai"},{"family":"Altawaitan","given":"Abdullah"},{"family":"Stanley","given":"Jason"},{"family":"Atanasov","given":"Nikolay"}],"accessed":{"date-parts":[["2026",4,14]]},"issued":{"date-parts":[["2024",6,11]]}}}],"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77</w:t>
      </w:r>
      <w:r w:rsidR="00C16C2C">
        <w:fldChar w:fldCharType="end"/>
      </w:r>
      <w:r>
        <w:rPr>
          <w:shd w:val="clear" w:color="auto" w:fill="FFFFFF"/>
        </w:rPr>
        <w:t>.</w:t>
      </w:r>
    </w:p>
    <w:p w14:paraId="44CBD710" w14:textId="77777777" w:rsidR="00C16C2C" w:rsidRDefault="00C16C2C" w:rsidP="004D2FF5">
      <w:pPr>
        <w:pStyle w:val="Heading3"/>
        <w:spacing w:before="100" w:beforeAutospacing="1" w:after="100" w:afterAutospacing="1"/>
      </w:pPr>
      <w:r w:rsidRPr="002042EA">
        <w:t>Equation-free real-time dynamics simulation</w:t>
      </w:r>
    </w:p>
    <w:p w14:paraId="45249C68" w14:textId="1AC949E8" w:rsidR="00F2151B" w:rsidRDefault="00F2151B" w:rsidP="00F2151B">
      <w:pPr>
        <w:rPr>
          <w:shd w:val="clear" w:color="auto" w:fill="FFFFFF"/>
        </w:rPr>
      </w:pPr>
      <w:r>
        <w:rPr>
          <w:shd w:val="clear" w:color="auto" w:fill="FFFFFF"/>
        </w:rPr>
        <w:t xml:space="preserve">The real-time performance of the learned solver is best interpreted in relation to conventional physics engines, which remain the standard for fast forward simulation when a complete mechanical model is available. </w:t>
      </w:r>
      <w:del w:id="27" w:author="Douglas Weber" w:date="2026-05-30T08:26:00Z" w16du:dateUtc="2026-05-30T12:26:00Z">
        <w:r w:rsidDel="009400D9">
          <w:rPr>
            <w:shd w:val="clear" w:color="auto" w:fill="FFFFFF"/>
          </w:rPr>
          <w:delText xml:space="preserve">Traditional </w:delText>
        </w:r>
      </w:del>
      <w:ins w:id="28" w:author="Douglas Weber" w:date="2026-05-30T08:26:00Z" w16du:dateUtc="2026-05-30T12:26:00Z">
        <w:r w:rsidR="009400D9">
          <w:rPr>
            <w:shd w:val="clear" w:color="auto" w:fill="FFFFFF"/>
          </w:rPr>
          <w:t>Modern</w:t>
        </w:r>
        <w:r w:rsidR="009400D9">
          <w:rPr>
            <w:shd w:val="clear" w:color="auto" w:fill="FFFFFF"/>
          </w:rPr>
          <w:t xml:space="preserve"> </w:t>
        </w:r>
      </w:ins>
      <w:r>
        <w:rPr>
          <w:shd w:val="clear" w:color="auto" w:fill="FFFFFF"/>
        </w:rPr>
        <w:t>engines such as MuJoCo are highly optimized for speed and accuracy</w:t>
      </w:r>
      <w:r w:rsidR="00266578">
        <w:rPr>
          <w:shd w:val="clear" w:color="auto" w:fill="FFFFFF"/>
        </w:rPr>
        <w:t xml:space="preserve">, </w:t>
      </w:r>
      <w:r w:rsidR="00266A58">
        <w:rPr>
          <w:shd w:val="clear" w:color="auto" w:fill="FFFFFF"/>
        </w:rPr>
        <w:t>which makes</w:t>
      </w:r>
      <w:r w:rsidR="00266578">
        <w:rPr>
          <w:shd w:val="clear" w:color="auto" w:fill="FFFFFF"/>
        </w:rPr>
        <w:t xml:space="preserve"> them </w:t>
      </w:r>
      <w:r>
        <w:rPr>
          <w:shd w:val="clear" w:color="auto" w:fill="FFFFFF"/>
        </w:rPr>
        <w:t>effective for online and large-scale simulation tasks</w:t>
      </w:r>
      <w:r w:rsidR="00266578">
        <w:rPr>
          <w:shd w:val="clear" w:color="auto" w:fill="FFFFFF"/>
        </w:rPr>
        <w:t xml:space="preserve"> that require many efficient rollouts</w:t>
      </w:r>
      <w:r>
        <w:rPr>
          <w:shd w:val="clear" w:color="auto" w:fill="FFFFFF"/>
        </w:rPr>
        <w:t>, including distributed reinforcement learning, robotic skill acquisition and parallel trajectory optimization, where many rollouts must be executed efficiently</w:t>
      </w:r>
      <w:r>
        <w:rPr>
          <w:shd w:val="clear" w:color="auto" w:fill="FFFFFF"/>
        </w:rPr>
        <w:fldChar w:fldCharType="begin"/>
      </w:r>
      <w:r w:rsidR="00375F97">
        <w:rPr>
          <w:shd w:val="clear" w:color="auto" w:fill="FFFFFF"/>
        </w:rPr>
        <w:instrText xml:space="preserve"> ADDIN ZOTERO_ITEM CSL_CITATION {"citationID":"9YrKtAOY","properties":{"formattedCitation":"\\super 78\\uc0\\u8211{}80\\nosupersub{}","plainCitation":"78–80","noteIndex":0},"citationItems":[{"id":539,"uris":["http://zotero.org/users/19127629/items/ZQD2TU77"],"itemData":{"id":539,"type":"paper-conference","abstract":"We describe a new physics engine tailored to model-based control. Multi-joint dynamics are represented in generalized coordinates and computed via recursive algorithms. Contact responses are computed via efficient new algorithms we have developed, based on the modern velocity-stepping approach which avoids the difficulties with spring-dampers. Models are specified using either a high-level C++ API or an intuitive XML file format. A built-in compiler transforms the user model into an optimized data structure used for runtime computation. The engine can compute both forward and inverse dynamics. The latter are well-defined even in the presence of contacts and equality constraints. The model can include tendon wrapping as well as actuator activation states (e.g. pneumatic cylinders or muscles). To facilitate optimal control applications and in particular sampling and finite differencing, the dynamics can be evaluated for different states and controls in parallel. Around 400,000 dynamics evaluations per second are possible on a 12-core machine, for a 3D homanoid with 18 dofs and 6 active contacts. We have already used the engine in a number of control applications. It will soon be made publicly available.","container-title":"2012 IEEE/RSJ International Conference on Intelligent Robots and Systems","DOI":"10.1109/IROS.2012.6386109","event-title":"2012 IEEE/RSJ International Conference on Intelligent Robots and Systems","ISSN":"2153-0866","note":"ISSN: 2153-0866","page":"5026-5033","source":"IEEE Xplore","title":"MuJoCo: A physics engine for model-based control","title-short":"MuJoCo","URL":"https://ieeexplore.ieee.org/document/6386109","author":[{"family":"Todorov","given":"Emanuel"},{"family":"Erez","given":"Tom"},{"family":"Tassa","given":"Yuval"}],"accessed":{"date-parts":[["2026",4,24]]},"issued":{"date-parts":[["2012",10]]}}},{"id":541,"uris":["http://zotero.org/users/19127629/items/G7UIRHNT"],"itemData":{"id":541,"type":"article-journal","abstract":"Isaac Gym offers a high performance learning platform to train policies for wide variety of robotics tasks directly on GPU. Both physics simulation and the neural network policy training reside on GPU and communicate by directly passing data from physics buffers to PyTorch tensors without ever going through any CPU bottlenecks. This leads to blazing fast training times for complex robotics tasks on a single GPU with 2-3 orders of magnitude improvements compared to conventional RL training that uses a CPU based simulator and GPU for neural networks. We host the results and videos at \\url{https://sites.google.com/view/isaacgym-nvidia} and isaac gym can be downloaded at \\url{https://developer.nvidia.com/isaac-gym}.","container-title":"ArXiv","source":"Semantic Scholar","title":"Isaac Gym: High Performance GPU-Based Physics Simulation For Robot Learning","title-short":"Isaac Gym","URL":"https://www.semanticscholar.org/paper/Isaac-Gym%3A-High-Performance-GPU-Based-Physics-For-Makoviychuk-Wawrzyniak/49142e3e381c0dc7fee0049ea41d2ef02c0340d7","author":[{"family":"Makoviychuk","given":"Viktor"},{"family":"Wawrzyniak","given":"Lukasz"},{"family":"Guo","given":"Yunrong"},{"family":"Lu","given":"Michelle"},{"family":"Storey","given":"Kier"},{"family":"Macklin","given":"M."},{"family":"Hoeller","given":"David"},{"family":"Rudin","given":"N."},{"family":"Allshire","given":"Arthur"},{"family":"Handa","given":"Ankur"},{"family":"State","given":"Gavriel"}],"accessed":{"date-parts":[["2026",4,24]]},"issued":{"date-parts":[["2021",8,24]]}}},{"id":545,"uris":["http://zotero.org/users/19127629/items/2WTJ9DEI"],"itemData":{"id":545,"type":"article-journal","abstract":"In this work, we present and study a training set-up that achieves fast policy generation for real-world robotic tasks by using massive parallelism on a single workstation GPU. We analyze and discuss the impact of different training algorithm components in the massively parallel regime on the final policy performance and training times. In addition, we present a novel game-inspired curriculum that is well suited for training with thousands of simulated robots in parallel. We evaluate the approach by training the quadrupedal robot ANYmal to walk on challenging terrain. The parallel approach allows training policies for flat terrain in under four minutes, and in twenty minutes for uneven terrain. This represents a speedup of multiple orders of magnitude compared to previous work. Finally, we transfer the policies to the real robot to validate the approach. We open-source our training code to help accelerate further research in the field of learned legged locomotion.","container-title":"ArXiv","source":"Semantic Scholar","title":"Learning to Walk in Minutes Using Massively Parallel Deep Reinforcement Learning","URL":"https://www.semanticscholar.org/paper/Learning-to-Walk-in-Minutes-Using-Massively-Deep-Rudin-Hoeller/ca6096142016a2ba8133f6cb2c04ad30f5eae730","author":[{"family":"Rudin","given":"N."},{"family":"Hoeller","given":"David"},{"family":"Reist","given":"Philipp"},{"family":"Hutter","given":"Marco"}],"accessed":{"date-parts":[["2026",4,24]]},"issued":{"date-parts":[["2021",9,24]]}}}],"schema":"https://github.com/citation-style-language/schema/raw/master/csl-citation.json"} </w:instrText>
      </w:r>
      <w:r>
        <w:rPr>
          <w:shd w:val="clear" w:color="auto" w:fill="FFFFFF"/>
        </w:rPr>
        <w:fldChar w:fldCharType="separate"/>
      </w:r>
      <w:r w:rsidR="00375F97" w:rsidRPr="00375F97">
        <w:rPr>
          <w:rFonts w:eastAsiaTheme="minorHAnsi" w:cs="Arial"/>
          <w:color w:val="000000"/>
          <w:vertAlign w:val="superscript"/>
          <w14:ligatures w14:val="standardContextual"/>
        </w:rPr>
        <w:t>78–80</w:t>
      </w:r>
      <w:r>
        <w:rPr>
          <w:shd w:val="clear" w:color="auto" w:fill="FFFFFF"/>
        </w:rPr>
        <w:fldChar w:fldCharType="end"/>
      </w:r>
      <w:r>
        <w:rPr>
          <w:shd w:val="clear" w:color="auto" w:fill="FFFFFF"/>
        </w:rPr>
        <w:t>. This performance, however, depends on a specified rigid-body model</w:t>
      </w:r>
      <w:r w:rsidR="00266578">
        <w:rPr>
          <w:shd w:val="clear" w:color="auto" w:fill="FFFFFF"/>
        </w:rPr>
        <w:t>, where</w:t>
      </w:r>
      <w:r>
        <w:rPr>
          <w:shd w:val="clear" w:color="auto" w:fill="FFFFFF"/>
        </w:rPr>
        <w:t xml:space="preserve"> users provide physical parameters through a model description, after which the engine compiles the system and computes dynamics using optimized analytical algorithms. In contrast, our approach learns a scalar Appell-energy representation from kinematic-kinetic data and uses that representation to recover accelerations through optimization. It is therefore best viewed as a complementary route for cases in which the governing dynamics are difficult to write down completely, but paired motion and force or torque measurements are available.</w:t>
      </w:r>
    </w:p>
    <w:p w14:paraId="324AE046" w14:textId="1C9A6F34" w:rsidR="00BE2AF1" w:rsidRPr="00BE2AF1" w:rsidRDefault="00BE2AF1" w:rsidP="004D2FF5">
      <w:pPr>
        <w:pStyle w:val="Heading3"/>
        <w:spacing w:before="100" w:beforeAutospacing="1" w:after="100" w:afterAutospacing="1"/>
      </w:pPr>
      <w:r>
        <w:rPr>
          <w:shd w:val="clear" w:color="auto" w:fill="FFFFFF"/>
        </w:rPr>
        <w:lastRenderedPageBreak/>
        <w:t>Implications for motor control hypotheses</w:t>
      </w:r>
    </w:p>
    <w:p w14:paraId="4D31BD80" w14:textId="37269A0B" w:rsidR="00894C90" w:rsidRDefault="00BE2AF1" w:rsidP="004D2FF5">
      <w:pPr>
        <w:spacing w:before="100" w:beforeAutospacing="1" w:after="100" w:afterAutospacing="1"/>
        <w:rPr>
          <w:shd w:val="clear" w:color="auto" w:fill="FFFFFF"/>
        </w:rPr>
      </w:pPr>
      <w:r>
        <w:rPr>
          <w:shd w:val="clear" w:color="auto" w:fill="FFFFFF"/>
        </w:rPr>
        <w:t>Internal-model theories in motor control distinguish forward and inverse internal models, where the forward model predicts sensory outcomes by estimating causal relationships between system inputs and outputs, and the inverse model provides motor commands that produce desired changes in state. Both types of internal model depend on the dynamics of the motor system and must adapt as the motor apparatus</w:t>
      </w:r>
      <w:r w:rsidR="00C16C2C">
        <w:fldChar w:fldCharType="begin"/>
      </w:r>
      <w:r w:rsidR="00375F97">
        <w:instrText xml:space="preserve"> ADDIN ZOTERO_ITEM CSL_CITATION {"citationID":"Gcasic71","properties":{"formattedCitation":"\\super 81\\nosupersub{}","plainCitation":"81","noteIndex":0},"citationItems":[{"id":490,"uris":["http://zotero.org/users/19127629/items/BWAQRJCC"],"itemData":{"id":490,"type":"article-journal","abstract":"Changing body biomechanics or external conditions trigger neural adaptations to optimize motor behavior. While the adaptations appear to be constantly minimizing movement errors, not all errors necessarily initiate sensorimotor adaptations. The locomotor control system may resist changes since exploratory modifications can lead to critical failures in walking. Theoretically, this implies the presence of an error threshold to trigger the adaptation mechanism. Here, kinematic and kinetic asymmetries were imposed as conditions on stepping using a passive orthosis (kinematic asymmetry) and real-time feedback about limb loading (kinetic asymmetry) to vary sensorimotor error during locomotion on a treadmill. Healthy participants adapted to asymmetric conditions while walking on a tied-belt treadmill. The asymmetry in leading and trailing double stance captured the presence of aftereffects, and consequently adaptation, in two conditions: i) only kinematic constraints, or ii) kinematic and kinetic constraints. We tested the hypothesis that the presence of adaptation depends on the magnitude of locomotor asymmetry. Kinematic asymmetry alone did not induce persistent locomotor adaptation; however, the addition of asymmetric interlimb loading triggered the expected adaptation. This result suggests that uninjured locomotor systems can cope with a range of kinematic asymmetries without initiating persistent adaptations, and that loading may be a key variable for triggering the adaptation. The error threshold within the adaptation mechanism may mitigate possible disruption of locomotion when adaptation is not necessary. These insights elucidate the mechanism of neural plasticity and have implications for rehabilitation.","container-title":"PLOS ONE","DOI":"10.1371/journal.pone.0321949","ISSN":"1932-6203","issue":"4","journalAbbreviation":"PLOS ONE","language":"en","page":"e0321949","publisher":"Public Library of Science","source":"PLoS Journals","title":"Evidence of sensory error threshold in triggering locomotor adaptations in humans","volume":"20","author":[{"family":"Herrick","given":"Emily M."},{"family":"Yakovenko","given":"Sergiy"}],"issued":{"date-parts":[["2025",4,29]]}}}],"schema":"https://github.com/citation-style-language/schema/raw/master/csl-citation.json"}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81</w:t>
      </w:r>
      <w:r w:rsidR="00C16C2C">
        <w:fldChar w:fldCharType="end"/>
      </w:r>
      <w:r>
        <w:rPr>
          <w:shd w:val="clear" w:color="auto" w:fill="FFFFFF"/>
        </w:rPr>
        <w:t xml:space="preserve"> or environment</w:t>
      </w:r>
      <w:r w:rsidR="00C16C2C">
        <w:fldChar w:fldCharType="begin"/>
      </w:r>
      <w:r w:rsidR="00375F97">
        <w:instrText xml:space="preserve"> ADDIN ZOTERO_ITEM CSL_CITATION {"citationID":"6ejYNQ4G","properties":{"formattedCitation":"\\super 82\\nosupersub{}","plainCitation":"82","noteIndex":0},"citationItems":[{"id":496,"uris":["http://zotero.org/users/19127629/items/C89P95K5"],"itemData":{"id":496,"type":"article-journal","abstract":"We investigated how the CNS learns to control movements in different dynamical conditions, and how this learned behavior is represented. In particular, we considered the task of making reaching movements in the presence of externally imposed forces from a mechanical environment. This environment was a force field produced by a robot manipulandum, and the subjects made reaching movements while holding the end-effector of this manipulandum. Since the force field significantly changed the dynamics of the task, subjects' initial movements in the force field were grossly distorted compared to their movements in free space. However, with practice, hand trajectories in the force field converged to a path very similar to that observed in free space. This indicated that for reaching movements, there was a kinematic plan independent of dynamical conditions. The recovery of performance within the changed mechanical environment is motor adaptation. In order to investigate the mechanism underlying this adaptation, we considered the response to the sudden removal of the field after a training phase. The resulting trajectories, named aftereffects, were approximately mirror images of those that were observed when the subjects were initially exposed to the field. This suggested that the motor controller was gradually composing a model of the force field, a model that the nervous system used to predict and compensate for the forces imposed by the environment. In order to explore the structure of the model, we investigated whether adaptation to a force field, as presented in a small region, led to aftereffects in other regions of the workspace. We found that indeed there were aftereffects in workspace regions where no exposure to the field had taken place; that is, there was transfer beyond the boundary of the training data. This observation rules out the hypothesis that the subject's model of the force field was constructed as a narrow association between visited states and experienced forces; that is, adaptation was not via composition of a look-up table. In contrast, subjects modeled the force field by a combination of computational elements whose output was broadly tuned across the motor state space. These elements formed a model that extrapolated to outside the training region in a coordinate system similar to that of the joints and muscles rather than end-point forces. This geometric property suggests that the elements of the adaptive process represent dynamics of a motor task in terms of the intrinsic coordinate system of the sensors and actuators.","container-title":"Journal of Neuroscience","DOI":"10.1523/JNEUROSCI.14-05-03208.1994","ISSN":"0270-6474, 1529-2401","issue":"5","journalAbbreviation":"J. Neurosci.","language":"en","license":"© 1994 by Society for Neuroscience","page":"3208-3224","PMID":"8182467","publisher":"Society for Neuroscience","section":"Articles","source":"www.jneurosci.org","title":"Adaptive representation of dynamics during learning of a motor task","volume":"14","author":[{"family":"Shadmehr","given":"R."},{"family":"Mussa-Ivaldi","given":"F. A."}],"issued":{"date-parts":[["1994",5,1]]}}}],"schema":"https://github.com/citation-style-language/schema/raw/master/csl-citation.json"}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82</w:t>
      </w:r>
      <w:r w:rsidR="00C16C2C">
        <w:fldChar w:fldCharType="end"/>
      </w:r>
      <w:r>
        <w:rPr>
          <w:shd w:val="clear" w:color="auto" w:fill="FFFFFF"/>
        </w:rPr>
        <w:t xml:space="preserve"> changes. In this framing, the present results are naturally interpreted as a computational analogue: the inverse-dynamics component yields accurate torque predictions at millisecond-scale latency (median 0.073 ms), while the forward component supports multi-second state prediction with low angular error across 50 independent 5 s trials. This dual use aligns with the general model-based control view that either forward or inverse models are deployed depending on context and task requirements</w:t>
      </w:r>
      <w:r w:rsidR="00C16C2C">
        <w:fldChar w:fldCharType="begin"/>
      </w:r>
      <w:r w:rsidR="00C16C2C">
        <w:instrText xml:space="preserve"> ADDIN ZOTERO_ITEM CSL_CITATION {"citationID":"1U38AASP","properties":{"formattedCitation":"\\super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31</w:t>
      </w:r>
      <w:r w:rsidR="00C16C2C">
        <w:fldChar w:fldCharType="end"/>
      </w:r>
      <w:r>
        <w:rPr>
          <w:shd w:val="clear" w:color="auto" w:fill="FFFFFF"/>
        </w:rPr>
        <w:t>, and it also resonates with the motor-control perspective that predictive computation solves an equation of motion forward in time, enabling internal forward modeling that can complement delayed sensory feedback</w:t>
      </w:r>
      <w:r w:rsidR="00C16C2C">
        <w:fldChar w:fldCharType="begin"/>
      </w:r>
      <w:r w:rsidR="00375F97">
        <w:instrText xml:space="preserve"> ADDIN ZOTERO_ITEM CSL_CITATION {"citationID":"KpB0ppAf","properties":{"formattedCitation":"\\super 83\\nosupersub{}","plainCitation":"83","noteIndex":0},"citationItems":[{"id":511,"uris":["http://zotero.org/users/19127629/items/L7QIK9DA"],"itemData":{"id":511,"type":"article-journal","abstract":"Based on theoretical and computational studies it has been suggested that the central nervous system (CNS) internally simulates the behaviour of the motor system in planning, control and learning. Such an internal \"forward\" model is a representation of the motor system that uses the current state of the motor system and motor command to predict the next state. We will outline the uses of such internal models for solving several fundamental computational problems in motor control and then review the evidence for their existence and use by the CNS. Finally we speculate how the location of an internal model within the CNS may be identified. Copyright 1996 Elsevier Science Ltd.","container-title":"Neural Networks: The Official Journal of the International Neural Network Society","DOI":"10.1016/s0893-6080(96)00035-4","ISSN":"1879-2782","issue":"8","journalAbbreviation":"Neural Netw","language":"eng","page":"1265-1279","PMID":"12662535","source":"PubMed","title":"Forward Models for Physiological Motor Control","volume":"9","author":[{"family":"Wolpert","given":"D. M."},{"family":"Miall","given":"R. C."}],"issued":{"date-parts":[["1996",11]]}}}],"schema":"https://github.com/citation-style-language/schema/raw/master/csl-citation.json"}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83</w:t>
      </w:r>
      <w:r w:rsidR="00C16C2C">
        <w:fldChar w:fldCharType="end"/>
      </w:r>
      <w:r>
        <w:rPr>
          <w:shd w:val="clear" w:color="auto" w:fill="FFFFFF"/>
        </w:rPr>
        <w:t>.</w:t>
      </w:r>
    </w:p>
    <w:p w14:paraId="19C20CD3" w14:textId="6CB1C029" w:rsidR="00BE2AF1" w:rsidRDefault="00BE2AF1" w:rsidP="004D2FF5">
      <w:pPr>
        <w:spacing w:before="100" w:beforeAutospacing="1" w:after="100" w:afterAutospacing="1"/>
        <w:rPr>
          <w:shd w:val="clear" w:color="auto" w:fill="FFFFFF"/>
        </w:rPr>
      </w:pPr>
      <w:r>
        <w:rPr>
          <w:shd w:val="clear" w:color="auto" w:fill="FFFFFF"/>
        </w:rPr>
        <w:t>At the same time, claims about neurobiological implementation should remain evidence-bound, because it is controversial whether the cerebro-cerebellum provides inverse models or forward models for voluntary limb movements and there is no experiment that unequivocally proves the cerebellum is the site of internal models. Indeed, existing physiological and morphological evidence has been interpreted as supporting a cerebellar forward model for limb movement, and Purkinje cell firing has been argued to exhibit characteristics of a forward internal model while lacking dynamics-related signals required to be the output of an inverse dynamics model</w:t>
      </w:r>
      <w:r w:rsidR="00C16C2C">
        <w:fldChar w:fldCharType="begin"/>
      </w:r>
      <w:r w:rsidR="00375F97">
        <w:instrText xml:space="preserve"> ADDIN ZOTERO_ITEM CSL_CITATION {"citationID":"0jR92hYk","properties":{"formattedCitation":"\\super 84,85\\nosupersub{}","plainCitation":"84,85","noteIndex":0},"citationItems":[{"id":513,"uris":["http://zotero.org/users/19127629/items/Y97GD8G4"],"itemData":{"id":513,"type":"article-journal","abstract":"It is widely accepted that the cerebellum acquires and maintain internal models for motor control. An internal model simulates mapping between a set of causes and effects. There are two candidates of cerebellar internal models, forward models and inverse models. A forward model transforms a motor command into a prediction of the sensory consequences of a movement. In contrast, an inverse model inverts the information flow of the forward model. Despite the clearly different formulations of the two internal models, it is still controversial whether the cerebro-cerebellum, the phylogenetically newer part of the cerebellum, provides inverse models or forward models for voluntary limb movements or other higher brain functions. In this article, we review physiological and morphological evidence that suggests the existence in the cerebro-cerebellum of a forward model for limb movement. We will also discuss how the characteristic input-output organization of the cerebro-cerebellum may contribute to forward models for non-motor higher brain functions.","container-title":"Neuroscience Research","DOI":"10.1016/j.neures.2015.12.003","ISSN":"1872-8111","journalAbbreviation":"Neurosci Res","language":"eng","page":"72-79","PMID":"26704591","source":"PubMed","title":"The cerebro-cerebellum: Could it be loci of forward models?","title-short":"The cerebro-cerebellum","volume":"104","author":[{"family":"Ishikawa","given":"Takahiro"},{"family":"Tomatsu","given":"Saeka"},{"family":"Izawa","given":"Jun"},{"family":"Kakei","given":"Shinji"}],"issued":{"date-parts":[["2016",3]]}}},{"id":515,"uris":["http://zotero.org/users/19127629/items/VAS2CTDF"],"itemData":{"id":515,"type":"article-journal","container-title":"The Cerebellum","DOI":"10.1007/s12311-008-0059-3","ISSN":"1473-4222, 1473-4230","issue":"4","journalAbbreviation":"Cerebellum","language":"en","license":"http://www.springer.com/tdm","page":"583-588","source":"DOI.org (Crossref)","title":"Cerebellum Predicts the Future Motor State","volume":"7","author":[{"family":"Ebner","given":"Timothy J."},{"family":"Pasalar","given":"Siavash"}],"issued":{"date-parts":[["2008",12]]}}}],"schema":"https://github.com/citation-style-language/schema/raw/master/csl-citation.json"} </w:instrText>
      </w:r>
      <w:r w:rsidR="00C16C2C">
        <w:fldChar w:fldCharType="separate"/>
      </w:r>
      <w:r w:rsidR="00375F97" w:rsidRPr="00375F97">
        <w:rPr>
          <w:rFonts w:eastAsiaTheme="minorHAnsi" w:cs="Arial"/>
          <w:vertAlign w:val="superscript"/>
          <w14:ligatures w14:val="standardContextual"/>
        </w:rPr>
        <w:t>84,85</w:t>
      </w:r>
      <w:r w:rsidR="00C16C2C">
        <w:fldChar w:fldCharType="end"/>
      </w:r>
      <w:r>
        <w:rPr>
          <w:shd w:val="clear" w:color="auto" w:fill="FFFFFF"/>
        </w:rPr>
        <w:t>. Computationally, the literature also emphasizes that coupling forward and inverse models can facilitate learning</w:t>
      </w:r>
      <w:r w:rsidR="00C16C2C">
        <w:fldChar w:fldCharType="begin"/>
      </w:r>
      <w:r w:rsidR="00C16C2C">
        <w:instrText xml:space="preserve"> ADDIN ZOTERO_ITEM CSL_CITATION {"citationID":"F0trurGZ","properties":{"formattedCitation":"\\super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C16C2C">
        <w:fldChar w:fldCharType="separate"/>
      </w:r>
      <w:r w:rsidR="00C16C2C" w:rsidRPr="0069408C">
        <w:rPr>
          <w:rFonts w:eastAsiaTheme="minorHAnsi" w:cs="Arial"/>
          <w:vertAlign w:val="superscript"/>
          <w14:ligatures w14:val="standardContextual"/>
        </w:rPr>
        <w:t>31</w:t>
      </w:r>
      <w:r w:rsidR="00C16C2C">
        <w:fldChar w:fldCharType="end"/>
      </w:r>
      <w:r>
        <w:rPr>
          <w:shd w:val="clear" w:color="auto" w:fill="FFFFFF"/>
        </w:rPr>
        <w:t>, because inverse models can learn context-appropriate control commands when their paired forward model produces accurate predictions, which provides a disciplined way to discuss why a shared, dynamics-consistent representation that supports both roles could be advantageous without asserting direct equivalence to neural circuits.</w:t>
      </w:r>
    </w:p>
    <w:p w14:paraId="36673D1B" w14:textId="33E67C5B" w:rsidR="00BE2AF1" w:rsidRDefault="00BE2AF1" w:rsidP="004D2FF5">
      <w:pPr>
        <w:pStyle w:val="Heading3"/>
        <w:spacing w:before="100" w:beforeAutospacing="1" w:after="100" w:afterAutospacing="1"/>
      </w:pPr>
      <w:r>
        <w:rPr>
          <w:shd w:val="clear" w:color="auto" w:fill="FFFFFF"/>
        </w:rPr>
        <w:lastRenderedPageBreak/>
        <w:t>Implications for system identification in robotics</w:t>
      </w:r>
    </w:p>
    <w:p w14:paraId="0B50B801" w14:textId="76B33CF4" w:rsidR="009B2273" w:rsidRDefault="009B2273" w:rsidP="00F02DE6">
      <w:pPr>
        <w:spacing w:before="100" w:beforeAutospacing="1" w:after="100" w:afterAutospacing="1"/>
        <w:rPr>
          <w:shd w:val="clear" w:color="auto" w:fill="FFFFFF"/>
        </w:rPr>
      </w:pPr>
      <w:r w:rsidRPr="00F02DE6">
        <w:rPr>
          <w:shd w:val="clear" w:color="auto" w:fill="FFFFFF"/>
        </w:rPr>
        <w:t>A possible extension of the present work is to ask whether the network-training strategy used here could be used for system identification in robotics</w:t>
      </w:r>
      <w:r>
        <w:rPr>
          <w:shd w:val="clear" w:color="auto" w:fill="FFFFFF"/>
        </w:rPr>
        <w:t xml:space="preserve">. </w:t>
      </w:r>
      <w:r w:rsidRPr="009B2273">
        <w:rPr>
          <w:shd w:val="clear" w:color="auto" w:fill="FFFFFF"/>
        </w:rPr>
        <w:t>Classical methods specify the rigid-body equations and estimate inertial, Coriolis, gravitational and related terms from motion–torque data</w:t>
      </w:r>
      <w:r>
        <w:fldChar w:fldCharType="begin"/>
      </w:r>
      <w:r>
        <w:instrText xml:space="preserve"> ADDIN ZOTERO_ITEM CSL_CITATION {"citationID":"mkwvRCm5","properties":{"formattedCitation":"\\super 86\\uc0\\u8211{}88\\nosupersub{}","plainCitation":"86–88","noteIndex":0},"citationItems":[{"id":516,"uris":["http://zotero.org/users/19127629/items/WXAKCDME"],"itemData":{"id":516,"type":"article-journal","abstract":"The inertial parameters of manipulator rigid-body loads and links have been automatically estimated as a result of gen eral movement. The Newton-Euler equations have been recast to relate linearly the measured joint forces or torques via acceleration-dependent coefficients to the inertial parame ters, which have then been estimated by least squares. Load estimation was implemented on a PUMA 600 robot equipped with an R TI FS-B wrist force-torque sensor and on the MIT Serial Link Direct Drive Arm equipped with a Barry Wright Company Astek wrist force-torque sensor. Good estimates were obtained for load mass and center of mass, and the forces and torques due to movement of the load could be pre dicted accurately. The load moments of inertia were more difficult to estimate. Link estimation was implemented on the MIT Serial Link Direct Drive Arm. A good match was ob tained between joint torques predicted from the estimated parameters and the joint torques estimated from motor cur rents. The match actually proved superior to predicted torques based on link inertial parameters derived by CAD modeling. Restrictions on the identifiability of link inertial parameters due to restricted sensing and movement near the base have been addressed. Implications of estimation accu racy for manipulator dynamics and control have been consid ered.","container-title":"The International Journal of Robotics Research","DOI":"10.1177/027836498600500306","ISSN":"0278-3649","issue":"3","language":"EN","page":"101-119","publisher":"SAGE Publications Ltd STM","source":"SAGE Journals","title":"Estimation of Inertial Parameters of Manipulator Loads and Links","volume":"5","author":[{"family":"Atkeson","given":"Christopher G."},{"family":"An","given":"Chae H."},{"family":"Hollerbach","given":"John M."}],"issued":{"date-parts":[["1986",9,1]]}}},{"id":519,"uris":["http://zotero.org/users/19127629/items/RLY2VH6I"],"itemData":{"id":519,"type":"article-journal","abstract":"The determination of the minimum set of inerlial param eters of robots contributes to the reduction of the computational cost of the dynamic models and simplifies the identification of the inertial parameters. These parameters can be obtained from the classical inertial parameters bJ eliminating those that have no effect on the dynamic model and by regrouping some others.","container-title":"IEEE Transactions on Robotics and Automation","DOI":"10.1109/70.56655","ISSN":"1042296X","issue":"3","journalAbbreviation":"IEEE Trans. Robot. Automat.","language":"en","license":"https://ieeexplore.ieee.org/Xplorehelp/downloads/license-information/IEEE.html","page":"368-373","source":"DOI.org (Crossref)","title":"Direct calculation of minimum set of inertial parameters of serial robots","volume":"6","author":[{"family":"Gautier","given":"M."},{"family":"Khalil","given":"W."}],"issued":{"date-parts":[["1990",6]]}}},{"id":521,"uris":["http://zotero.org/users/19127629/items/XBX2QKDW"],"itemData":{"id":521,"type":"article-journal","abstract":"Due to the importance to model-based control, dynamic parameter identiﬁcation has attracted much attention. However, until now, there is still much work for the identiﬁcation of dynamic parameters to be done. In this paper, an overview is given of the existing work on dynamic parameter identiﬁcation of serial and parallel robots. The methods for estimating the dynamic parameters are summarized, and the advantages and disadvantages of each method are discussed. The model to be identiﬁed and the trajectory optimization are reviewed. Further, the methods for validating the estimated model are summarized and the application of dynamic parameter identiﬁcation is mentioned. The results of this review are useful for manufacturers of robots in selecting proper identiﬁcation method and also for researchers in determining further research areas.","container-title":"Robotics and Computer-Integrated Manufacturing","DOI":"10.1016/j.rcim.2010.03.013","ISSN":"07365845","issue":"5","journalAbbreviation":"Robotics and Computer-Integrated Manufacturing","language":"en","license":"https://www.elsevier.com/tdm/userlicense/1.0/","page":"414-419","source":"DOI.org (Crossref)","title":"An overview of dynamic parameter identification of robots","volume":"26","author":[{"family":"Wu","given":"Jun"},{"family":"Wang","given":"Jinsong"},{"family":"You","given":"Zheng"}],"issued":{"date-parts":[["2010",10]]}}}],"schema":"https://github.com/citation-style-language/schema/raw/master/csl-citation.json"} </w:instrText>
      </w:r>
      <w:r>
        <w:fldChar w:fldCharType="separate"/>
      </w:r>
      <w:r w:rsidRPr="00375F97">
        <w:rPr>
          <w:rFonts w:eastAsiaTheme="minorHAnsi" w:cs="Arial"/>
          <w:vertAlign w:val="superscript"/>
          <w14:ligatures w14:val="standardContextual"/>
        </w:rPr>
        <w:t>86–88</w:t>
      </w:r>
      <w:r>
        <w:fldChar w:fldCharType="end"/>
      </w:r>
      <w:r w:rsidRPr="009B2273">
        <w:rPr>
          <w:shd w:val="clear" w:color="auto" w:fill="FFFFFF"/>
        </w:rPr>
        <w:t>, whereas data-driven methods often learn inverse dynamics directly from examples</w:t>
      </w:r>
      <w:r>
        <w:fldChar w:fldCharType="begin"/>
      </w:r>
      <w:r>
        <w:instrText xml:space="preserve"> ADDIN ZOTERO_ITEM CSL_CITATION {"citationID":"41r1vZCn","properties":{"formattedCitation":"\\super 89\\nosupersub{}","plainCitation":"89","noteIndex":0},"citationItems":[{"id":533,"uris":["http://zotero.org/users/19127629/items/XD2YDIZ6"],"itemData":{"id":533,"type":"article-journal","abstract":"Simulating human body dynamics requires detailed and accurate mathematical models. When solved inversely, these models provide a comprehensive description of force generation that considers subject morphology and can be applied to control real-time assistive technology, for example, orthosis or muscle/nerve stimulation. Yet, model complexity hinders the speed of its computations and may require approximations as a mitigation strategy. Here, we use machine learning algorithms to provide a method for accurate physics simulations and subject-specific parameterization. Several types of artificial neural networks (ANNs) with varied architecture were tasked to generate the inverse dynamic transformation of realistic arm and hand movement (23 degrees of freedom). Using a physical model, we generated representative limb movements with bell-shaped end-point velocity trajectories within the physiological workspace. This dataset was used to develop ANN transformations with low torque errors (less than 0.1 Nm). Multiple ANN implementations using kinematic sequences solved accurately and robustly the high-dimensional kinematic Jacobian and inverse dynamics of arm and hand. These results provide further support for the use of ANN architectures that use temporal trajectories of time-delayed values to make accurate predictions of limb dynamics.","container-title":"PLOS ONE","DOI":"10.1371/journal.pone.0295750","ISSN":"1932-6203","issue":"12","journalAbbreviation":"PLOS ONE","language":"en","page":"e0295750","publisher":"Public Library of Science","source":"PLoS Journals","title":"Artificial physics engine for real-time inverse dynamics of arm and hand movement","volume":"18","author":[{"family":"Manukian","given":"Mykhailo"},{"family":"Bahdasariants","given":"Serhii"},{"family":"Yakovenko","given":"Sergiy"}],"issued":{"date-parts":[["2023",12,13]]}}}],"schema":"https://github.com/citation-style-language/schema/raw/master/csl-citation.json"} </w:instrText>
      </w:r>
      <w:r>
        <w:fldChar w:fldCharType="separate"/>
      </w:r>
      <w:r w:rsidRPr="00375F97">
        <w:rPr>
          <w:rFonts w:eastAsiaTheme="minorHAnsi" w:cs="Arial"/>
          <w:vertAlign w:val="superscript"/>
          <w14:ligatures w14:val="standardContextual"/>
        </w:rPr>
        <w:t>89</w:t>
      </w:r>
      <w:r>
        <w:fldChar w:fldCharType="end"/>
      </w:r>
      <w:r w:rsidRPr="009B2273">
        <w:rPr>
          <w:shd w:val="clear" w:color="auto" w:fill="FFFFFF"/>
        </w:rPr>
        <w:t>. Here, the learned object would instead be an Appell acceleration-energy scalar: measured torques would supervise its acceleration-gradient, rather than a direct torque map. This formulation could be useful when torques and kinematics are measurable</w:t>
      </w:r>
      <w:r w:rsidR="00A8315A">
        <w:rPr>
          <w:shd w:val="clear" w:color="auto" w:fill="FFFFFF"/>
        </w:rPr>
        <w:t>,</w:t>
      </w:r>
      <w:r w:rsidRPr="009B2273">
        <w:rPr>
          <w:shd w:val="clear" w:color="auto" w:fill="FFFFFF"/>
        </w:rPr>
        <w:t xml:space="preserve"> but the governing equations are difficult to specify, as in wearable robots. For example, exoskeleton data collected under controlled perturbations or structured assistance could be used to learn such a scalar without prescribing all inertial, interaction, frictional and compliant effects. The appeal is not that the present double-pendulum study establishes exoskeleton control, but that exoskeletons pose precisely the mode</w:t>
      </w:r>
      <w:del w:id="29" w:author="Douglas Weber" w:date="2026-05-30T08:39:00Z" w16du:dateUtc="2026-05-30T12:39:00Z">
        <w:r w:rsidRPr="009B2273" w:rsidDel="0087690A">
          <w:rPr>
            <w:shd w:val="clear" w:color="auto" w:fill="FFFFFF"/>
          </w:rPr>
          <w:delText>l</w:delText>
        </w:r>
      </w:del>
      <w:r w:rsidRPr="009B2273">
        <w:rPr>
          <w:shd w:val="clear" w:color="auto" w:fill="FFFFFF"/>
        </w:rPr>
        <w:t>ling challenges—sensor noise and delay, uncertain actuator torques, human–device interaction forces, transmission compliance, alignment variability and user-dependent dynamics—that can make unconstrained input–output networks brittle. Testing this extension would require calibrated torque measurements, explicit noise and filtering models, additional generalized forces, treatment of friction and compliance, scaling to higher-dimensional articulated systems and validation on closed-loop experimental trajectories.</w:t>
      </w:r>
    </w:p>
    <w:p w14:paraId="2E9F1CD7" w14:textId="0939B4E2" w:rsidR="00BE2AF1" w:rsidRDefault="00BE2AF1" w:rsidP="004D2FF5">
      <w:pPr>
        <w:pStyle w:val="Heading3"/>
        <w:spacing w:before="100" w:beforeAutospacing="1" w:after="100" w:afterAutospacing="1"/>
      </w:pPr>
      <w:r>
        <w:rPr>
          <w:shd w:val="clear" w:color="auto" w:fill="FFFFFF"/>
        </w:rPr>
        <w:t>Limitations</w:t>
      </w:r>
    </w:p>
    <w:p w14:paraId="538DE6EE" w14:textId="1DFABF25" w:rsidR="00452192" w:rsidRDefault="00BE2AF1" w:rsidP="004D2FF5">
      <w:pPr>
        <w:spacing w:before="100" w:beforeAutospacing="1" w:after="100" w:afterAutospacing="1"/>
        <w:rPr>
          <w:shd w:val="clear" w:color="auto" w:fill="FFFFFF"/>
        </w:rPr>
      </w:pPr>
      <w:r>
        <w:rPr>
          <w:shd w:val="clear" w:color="auto" w:fill="FFFFFF"/>
        </w:rPr>
        <w:t xml:space="preserve">The most immediate limitation in the present results is that validation relied on analytically specified reference dynamics and numerical integration, which provides a controlled benchmark but does not yet test robustness to the measurement noise, calibration uncertainty, and unmodeled effects that arise with physical sensors and actuators. Specifically, test trajectories were generated through numerical integration of the equations of motion, and the reference integration used a fourth-order Runge–Kutta scheme with fixed time step </w:t>
      </w:r>
      <w:r w:rsidR="00023AD9">
        <w:rPr>
          <w:shd w:val="clear" w:color="auto" w:fill="FFFFFF"/>
        </w:rPr>
        <w:t>of 0.1 m</w:t>
      </w:r>
      <w:r>
        <w:rPr>
          <w:shd w:val="clear" w:color="auto" w:fill="FFFFFF"/>
        </w:rPr>
        <w:t xml:space="preserve">s, against which both inverse predictions and closed-loop forward rollouts were evaluated. Similarly, the empirical claims about data efficiency and training cost are bounded to the dataset </w:t>
      </w:r>
      <w:r>
        <w:rPr>
          <w:shd w:val="clear" w:color="auto" w:fill="FFFFFF"/>
        </w:rPr>
        <w:lastRenderedPageBreak/>
        <w:t xml:space="preserve">sizes explicitly studied (1,000; 2,000; 4,000; 8,000; 16,000; 32,000; 64,000; 128,000; and 256,000 kinematic vectors) and their associated compute trade-offs, </w:t>
      </w:r>
      <w:r w:rsidR="00266578" w:rsidRPr="00266578">
        <w:rPr>
          <w:shd w:val="clear" w:color="auto" w:fill="FFFFFF"/>
        </w:rPr>
        <w:t>CPU-measured increase in training time from</w:t>
      </w:r>
      <w:r>
        <w:rPr>
          <w:shd w:val="clear" w:color="auto" w:fill="FFFFFF"/>
        </w:rPr>
        <w:t xml:space="preserve"> 29.6 seconds (1,000 kinematic vectors) to 2.2 hours (256,000 kinematic vectors), so the extent to which these scaling relationships transfer to other training regimes remains an open question for future work.</w:t>
      </w:r>
    </w:p>
    <w:p w14:paraId="3885C3CF" w14:textId="78D85A58" w:rsidR="00600C90" w:rsidRDefault="00F2151B" w:rsidP="004D2FF5">
      <w:pPr>
        <w:spacing w:before="100" w:beforeAutospacing="1" w:after="100" w:afterAutospacing="1"/>
        <w:rPr>
          <w:shd w:val="clear" w:color="auto" w:fill="FFFFFF"/>
        </w:rPr>
      </w:pPr>
      <w:r>
        <w:rPr>
          <w:shd w:val="clear" w:color="auto" w:fill="FFFFFF"/>
        </w:rPr>
        <w:t>Another</w:t>
      </w:r>
      <w:r w:rsidR="00600C90" w:rsidRPr="00600C90">
        <w:rPr>
          <w:shd w:val="clear" w:color="auto" w:fill="FFFFFF"/>
        </w:rPr>
        <w:t xml:space="preserve"> limitation is that the present study was conducted on a planar two-link double-pendulum system. This model class has a productive history as a minimal test bed for multi-body dynamics</w:t>
      </w:r>
      <w:r w:rsidR="00D3095C">
        <w:rPr>
          <w:shd w:val="clear" w:color="auto" w:fill="FFFFFF"/>
        </w:rPr>
        <w:t xml:space="preserve">; </w:t>
      </w:r>
      <w:r w:rsidR="00600C90" w:rsidRPr="00600C90">
        <w:rPr>
          <w:shd w:val="clear" w:color="auto" w:fill="FFFFFF"/>
        </w:rPr>
        <w:t>planar shoulder–elbow reaching studies demonstrated that intersegmental interaction torques require predictive compensation</w:t>
      </w:r>
      <w:r w:rsidR="00600C90">
        <w:rPr>
          <w:shd w:val="clear" w:color="auto" w:fill="FFFFFF"/>
        </w:rPr>
        <w:fldChar w:fldCharType="begin"/>
      </w:r>
      <w:r w:rsidR="00375F97">
        <w:rPr>
          <w:shd w:val="clear" w:color="auto" w:fill="FFFFFF"/>
        </w:rPr>
        <w:instrText xml:space="preserve"> ADDIN ZOTERO_ITEM CSL_CITATION {"citationID":"86UFjakY","properties":{"formattedCitation":"\\super 90,91\\nosupersub{}","plainCitation":"90,91","noteIndex":0},"citationItems":[{"id":549,"uris":["http://zotero.org/users/19127629/items/YCAE65V9"],"itemData":{"id":549,"type":"article-journal","abstract":"Movement of multiple segment limbs requires generation of appropriate joint torques which include terms arising from dynamic interactions among the moving segments as well as from such external forces as gravity. The interaction torques, arising from inertial, centripetal, and Coriolis forces, are not present for single joint movements. The significance of the individual interaction forces during reaching movements in a horizontal plane involving only the shoulder and elbow joints has been assessed for different movement paths and movement speeds. Trajectory formation strategies which simplify the dynamics computation are presented.","container-title":"Biological Cybernetics","DOI":"10.1007/BF00353957","ISSN":"1432-0770","issue":"1","journalAbbreviation":"Biol. Cybern.","language":"en","page":"67-77","source":"Springer Link","title":"Dynamic interactions between limb segments during planar arm movement","volume":"44","author":[{"family":"Hollerbach","given":"John M."},{"family":"Flash","given":"Tamar"}],"issued":{"date-parts":[["1982",5,1]]}}},{"id":551,"uris":["http://zotero.org/users/19127629/items/E5CWWJCW"],"itemData":{"id":551,"type":"article-journal","abstract":"During multijoint limb movements such as reaching, rotational forces arise at one joint due to the motions of limb segments about other joints. We report the results of three experiments in which we assessed the extent to which control signals to muscles are adjusted to counteract these “interaction torques.” Human subjects performed single- and multijoint pointing movements involving shoulder and elbow motion, and movement parameters related to the magnitude and direction of interaction torques were manipulated systematically. We examined electromyographic (EMG) activity of shoulder and elbow muscles and, specifically, the relationship between EMG activity and joint interaction torque. A first set of experiments examined single-joint movements. During both single-joint elbow (experiment 1) and shoulder (experiment 2) movements, phasic EMG activity was observed in muscles spanning the stationary joint (shoulder muscles in experiment 1 and elbow muscles in experiment 2). This muscle activity preceded movement and varied in amplitude with the magnitude of upcoming interaction torque (the load resulting from motion of the nonstationary limb segment). In a third experiment, subjects performed multijoint movements involving simultaneous motion at the shoulder and elbow. Movement amplitude and velocity at one joint were held constant, while the direction of movement about the other joint was varied. When the direction of elbow motion was varied (flexion vs. extension) and shoulder kinematics were held constant, EMG activity in shoulder muscles varied depending on the direction of elbow motion (and hence the sign of the interaction torque arising at the shoulder). Similarly, EMG activity in elbow muscles varied depending on the direction of shoulder motion for movements in which elbow kinematics were held constant. The results from all three experiments support the idea that central control signals to muscles are adjusted, in a predictive manner, to compensate for interaction torques—loads arising at one joint that depend on motion about other joints.","container-title":"Journal of Neurophysiology","DOI":"10.1152/jn.1999.82.5.2310","ISSN":"0022-3077","issue":"5","page":"2310-2326","publisher":"American Physiological Society","source":"journals.physiology.org (Atypon)","title":"Compensation for Interaction Torques During Single- and Multijoint Limb Movement","volume":"82","author":[{"family":"Gribble","given":"Paul L."},{"family":"Ostry","given":"David J."}],"issued":{"date-parts":[["1999",11]]}}}],"schema":"https://github.com/citation-style-language/schema/raw/master/csl-citation.json"} </w:instrText>
      </w:r>
      <w:r w:rsidR="00600C90">
        <w:rPr>
          <w:shd w:val="clear" w:color="auto" w:fill="FFFFFF"/>
        </w:rPr>
        <w:fldChar w:fldCharType="separate"/>
      </w:r>
      <w:r w:rsidR="00375F97" w:rsidRPr="00375F97">
        <w:rPr>
          <w:rFonts w:eastAsiaTheme="minorHAnsi" w:cs="Arial"/>
          <w:vertAlign w:val="superscript"/>
          <w14:ligatures w14:val="standardContextual"/>
        </w:rPr>
        <w:t>90,91</w:t>
      </w:r>
      <w:r w:rsidR="00600C90">
        <w:rPr>
          <w:shd w:val="clear" w:color="auto" w:fill="FFFFFF"/>
        </w:rPr>
        <w:fldChar w:fldCharType="end"/>
      </w:r>
      <w:r w:rsidR="00600C90" w:rsidRPr="00600C90">
        <w:rPr>
          <w:shd w:val="clear" w:color="auto" w:fill="FFFFFF"/>
        </w:rPr>
        <w:t>, and double-pendulum abstractions of the swing leg have been used to analyze the passive mechanical contributions to locomotion</w:t>
      </w:r>
      <w:r w:rsidR="00600C90">
        <w:rPr>
          <w:shd w:val="clear" w:color="auto" w:fill="FFFFFF"/>
        </w:rPr>
        <w:fldChar w:fldCharType="begin"/>
      </w:r>
      <w:r w:rsidR="00375F97">
        <w:rPr>
          <w:shd w:val="clear" w:color="auto" w:fill="FFFFFF"/>
        </w:rPr>
        <w:instrText xml:space="preserve"> ADDIN ZOTERO_ITEM CSL_CITATION {"citationID":"3WxEd6zY","properties":{"formattedCitation":"\\super 92\\uc0\\u8211{}94\\nosupersub{}","plainCitation":"92–94","noteIndex":0},"citationItems":[{"id":553,"uris":["http://zotero.org/users/19127629/items/4PKZEL5P"],"itemData":{"id":553,"type":"article-journal","abstract":"A mathematical model of the swing phase of walking is presented. The lower extremities are represented by links, and the rest of the body by a point mass at the hip joint. It is assumed that no muscular moments are provided to any of the joints of the extremities during the swing phase. The body then moves under the action of gravity alone. The model analyzed here is an improvement of a previous model by the same authors. The range of possible times of swing for each step length is computed for the model, and the results are compared with published experimental data. Typical histograms of forces applied to the ground and angles of the limbs against time are also given. The computed forces and angles have the same general time course as those found experimentally in normal walking, with the exception of the vertical force. The reasons responsible for this are discussed. The comparison of the results of the model with normal walking also suggests the possible effects that the absent determinants have on gait.","container-title":"Mathematical Biosciences","DOI":"10.1016/0025-5564(80)90070-X","ISSN":"0025-5564","issue":"3","journalAbbreviation":"Mathematical Biosciences","page":"241-260","source":"ScienceDirect","title":"Ballistic walking: an improved model","title-short":"Ballistic walking","volume":"52","author":[{"family":"Mochon","given":"Simon"},{"family":"McMahon","given":"Thomas A."}],"issued":{"date-parts":[["1980",12,1]]}}},{"id":557,"uris":["http://zotero.org/users/19127629/items/KHS7HTNF"],"itemData":{"id":557,"type":"paper-conference","abstract":"It is shown that passive dynamic walking, a phenomenon originally described for bipeds having straight legs, also works with knees. Thus, giving only a downhill slope as a source of energy, a human-like pair of legs will settle into a natural gait generated by the passive interaction of gravity and inertia. No muscular input is required. The physics is much the same as in straight-legged walking, but the knee-jointed form has two advantages: it offers a simple solution to the problem of foot clearance during the recovery phase, and, in some cases, it is more stable.&lt;&gt;","container-title":", IEEE International Conference on Robotics and Automation Proceedings","DOI":"10.1109/ROBOT.1990.126245","event-title":", IEEE International Conference on Robotics and Automation","page":"1640-1645 vol.3","source":"IEEE Xplore","title":"Passive walking with knees","URL":"https://ieeexplore.ieee.org/document/126245","author":[{"family":"McGeer","given":"T."}],"accessed":{"date-parts":[["2026",4,26]]},"issued":{"date-parts":[["1990",5]]}}},{"id":559,"uris":["http://zotero.org/users/19127629/items/JZQC5SSK"],"itemData":{"id":559,"type":"article-journal","abstract":"We demonstrate that an irreducibly simple, uncontrolled, two-dimensional, two-link model, vaguely resembling human legs, can walk down a shallow slope, powered only by gravity. This model is the simplest special case of the passive-dynamic models pioneered by McGeer (1990a). It has two rigid massless legs hinged at the hip, a point-mass at the hip, and infinitesimal point-masses at the feet. The feet have plastic (no-slip, no-bounce) collisions with the slope surface, except during forward swinging, when geometric interference (foot scuffing) is ignored. After nondimensionalizing the governing equations, the model has only one free parameter, the ramp slope γ. This model shows stable walking modes similar to more elaborate models, but allows some use of analytic methods to study its dynamics. The analytic calculations find initial conditions and stability estimates for period-one gait limit cycles. The model exhibits two period-one gait cycles, one of which is stable when 0 &amp;lt; γ &amp;lt; 0.015 rad. With increasing γ stable cycles of higher periods appear, and the walking-like motions apparently become chaotic through a sequence of period doublings. Scaling laws for the model predict that walking speed is proportional to stance angle, stance angle is proportional to γ1/3, and that the gravitational power used is proportional to ν4 where ν is the velocity along the slope.","container-title":"Journal of Biomechanical Engineering","DOI":"10.1115/1.2798313","ISSN":"0148-0731","issue":"2","journalAbbreviation":"J Biomech Eng","page":"281-288","source":"Silverchair","title":"The Simplest Walking Model: Stability, Complexity, and Scaling","title-short":"The Simplest Walking Model","volume":"120","author":[{"family":"Garcia","given":"Mariano"},{"family":"Chatterjee","given":"Anindya"},{"family":"Ruina","given":"Andy"},{"family":"Coleman","given":"Michael"}],"issued":{"date-parts":[["1998",4,1]]}}}],"schema":"https://github.com/citation-style-language/schema/raw/master/csl-citation.json"} </w:instrText>
      </w:r>
      <w:r w:rsidR="00600C90">
        <w:rPr>
          <w:shd w:val="clear" w:color="auto" w:fill="FFFFFF"/>
        </w:rPr>
        <w:fldChar w:fldCharType="separate"/>
      </w:r>
      <w:r w:rsidR="00375F97" w:rsidRPr="00375F97">
        <w:rPr>
          <w:rFonts w:eastAsiaTheme="minorHAnsi" w:cs="Arial"/>
          <w:vertAlign w:val="superscript"/>
          <w14:ligatures w14:val="standardContextual"/>
        </w:rPr>
        <w:t>92–94</w:t>
      </w:r>
      <w:r w:rsidR="00600C90">
        <w:rPr>
          <w:shd w:val="clear" w:color="auto" w:fill="FFFFFF"/>
        </w:rPr>
        <w:fldChar w:fldCharType="end"/>
      </w:r>
      <w:r w:rsidR="00600C90" w:rsidRPr="00600C90">
        <w:rPr>
          <w:shd w:val="clear" w:color="auto" w:fill="FFFFFF"/>
        </w:rPr>
        <w:t>.</w:t>
      </w:r>
      <w:r w:rsidR="00D3095C">
        <w:rPr>
          <w:shd w:val="clear" w:color="auto" w:fill="FFFFFF"/>
        </w:rPr>
        <w:t xml:space="preserve"> </w:t>
      </w:r>
      <w:r w:rsidR="00600C90" w:rsidRPr="00600C90">
        <w:rPr>
          <w:shd w:val="clear" w:color="auto" w:fill="FFFFFF"/>
        </w:rPr>
        <w:t xml:space="preserve">The two-link system is therefore an established </w:t>
      </w:r>
      <w:r w:rsidR="00D3095C">
        <w:rPr>
          <w:shd w:val="clear" w:color="auto" w:fill="FFFFFF"/>
        </w:rPr>
        <w:t>abstraction</w:t>
      </w:r>
      <w:r w:rsidR="00600C90" w:rsidRPr="00600C90">
        <w:rPr>
          <w:shd w:val="clear" w:color="auto" w:fill="FFFFFF"/>
        </w:rPr>
        <w:t xml:space="preserve"> for isolating the nonlinear, coupled dynamics that make multi-body inverse and forward modeling non-trivial, and it provides a meaningful first test of whether the learned Gibbs-Appell representation can support both computation types. The present results establish feasibility within this low-dimensional setting. Extending the approach to higher-dimensional articulated bodies with joint constraints, compliance, contact, friction, actuator dynamics, and sensorimotor delays</w:t>
      </w:r>
      <w:r w:rsidR="00D3095C">
        <w:rPr>
          <w:shd w:val="clear" w:color="auto" w:fill="FFFFFF"/>
        </w:rPr>
        <w:t>—</w:t>
      </w:r>
      <w:r w:rsidR="00600C90" w:rsidRPr="00600C90">
        <w:rPr>
          <w:shd w:val="clear" w:color="auto" w:fill="FFFFFF"/>
        </w:rPr>
        <w:t>and ultimately to systems governed by experimentally measured rather than analytically generated dynamics</w:t>
      </w:r>
      <w:r w:rsidR="00D3095C">
        <w:rPr>
          <w:shd w:val="clear" w:color="auto" w:fill="FFFFFF"/>
        </w:rPr>
        <w:t>—</w:t>
      </w:r>
      <w:r w:rsidR="00600C90" w:rsidRPr="00600C90">
        <w:rPr>
          <w:shd w:val="clear" w:color="auto" w:fill="FFFFFF"/>
        </w:rPr>
        <w:t xml:space="preserve">remains an important open problem and a necessary step toward determining the practical scope of the </w:t>
      </w:r>
      <w:r>
        <w:rPr>
          <w:shd w:val="clear" w:color="auto" w:fill="FFFFFF"/>
        </w:rPr>
        <w:t>approach</w:t>
      </w:r>
      <w:r w:rsidR="00600C90" w:rsidRPr="00600C90">
        <w:rPr>
          <w:shd w:val="clear" w:color="auto" w:fill="FFFFFF"/>
        </w:rPr>
        <w:t>.</w:t>
      </w:r>
    </w:p>
    <w:p w14:paraId="43DCF1D0" w14:textId="4053A191" w:rsidR="00720FB7" w:rsidRDefault="00720FB7" w:rsidP="004D2FF5">
      <w:pPr>
        <w:spacing w:before="100" w:beforeAutospacing="1" w:after="100" w:afterAutospacing="1"/>
        <w:rPr>
          <w:shd w:val="clear" w:color="auto" w:fill="FFFFFF"/>
        </w:rPr>
      </w:pPr>
      <w:r w:rsidRPr="00720FB7">
        <w:rPr>
          <w:shd w:val="clear" w:color="auto" w:fill="FFFFFF"/>
        </w:rPr>
        <w:t xml:space="preserve">Lastly, our results </w:t>
      </w:r>
      <w:commentRangeStart w:id="30"/>
      <w:r w:rsidRPr="00720FB7">
        <w:rPr>
          <w:shd w:val="clear" w:color="auto" w:fill="FFFFFF"/>
        </w:rPr>
        <w:t xml:space="preserve">should be interpreted </w:t>
      </w:r>
      <w:commentRangeEnd w:id="30"/>
      <w:r w:rsidR="00FD3A23" w:rsidRPr="00720FB7">
        <w:rPr>
          <w:rStyle w:val="CommentReference"/>
          <w:sz w:val="20"/>
          <w:szCs w:val="24"/>
          <w:shd w:val="clear" w:color="auto" w:fill="FFFFFF"/>
        </w:rPr>
        <w:commentReference w:id="30"/>
      </w:r>
      <w:r w:rsidRPr="00720FB7">
        <w:rPr>
          <w:shd w:val="clear" w:color="auto" w:fill="FFFFFF"/>
        </w:rPr>
        <w:t>as a mechanistic proof of concept rather than as evidence that unconstrained neural networks cannot approximate the dynamics of a double pendulum. In this low-dimensional, noiseless setting, a sufficiently tuned MLP trained directly on</w:t>
      </w:r>
      <w:r>
        <w:rPr>
          <w:shd w:val="clear" w:color="auto" w:fill="FFFFFF"/>
        </w:rPr>
        <w:t xml:space="preserve"> </w:t>
      </w:r>
      <m:oMath>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m:rPr>
            <m:sty m:val="bi"/>
          </m:rPr>
          <w:rPr>
            <w:rFonts w:ascii="Cambria Math" w:hAnsi="Cambria Math" w:cs="Arial"/>
            <w:color w:val="000000" w:themeColor="text1"/>
            <w:szCs w:val="20"/>
          </w:rPr>
          <m:t>→τ</m:t>
        </m:r>
      </m:oMath>
      <w:r>
        <w:rPr>
          <w:shd w:val="clear" w:color="auto" w:fill="FFFFFF"/>
        </w:rPr>
        <w:t xml:space="preserve"> </w:t>
      </w:r>
      <w:r w:rsidRPr="00720FB7">
        <w:rPr>
          <w:shd w:val="clear" w:color="auto" w:fill="FFFFFF"/>
        </w:rPr>
        <w:t>may achieve low in-distribution torque error. The distinction we emphasize is instead representational</w:t>
      </w:r>
      <w:r>
        <w:rPr>
          <w:shd w:val="clear" w:color="auto" w:fill="FFFFFF"/>
        </w:rPr>
        <w:t xml:space="preserve">. </w:t>
      </w:r>
      <w:r w:rsidRPr="00720FB7">
        <w:rPr>
          <w:shd w:val="clear" w:color="auto" w:fill="FFFFFF"/>
        </w:rPr>
        <w:t xml:space="preserve">ANNet constrains the learned torque field to arise as the acceleration-gradient of a scalar Appell-energy function, allowing the same learned object to be used for inverse dynamics through automatic differentiation and for forward dynamics through optimization. This framing is consistent with structure-preserving neural dynamics models, including </w:t>
      </w:r>
      <w:bookmarkStart w:id="31" w:name="_Hlk230850350"/>
      <w:r w:rsidRPr="00720FB7">
        <w:rPr>
          <w:shd w:val="clear" w:color="auto" w:fill="FFFFFF"/>
        </w:rPr>
        <w:t>Hamiltonian Neural Networks</w:t>
      </w:r>
      <w:bookmarkEnd w:id="31"/>
      <w:r w:rsidRPr="00720FB7">
        <w:rPr>
          <w:shd w:val="clear" w:color="auto" w:fill="FFFFFF"/>
        </w:rPr>
        <w:t>, Lagrangian Neural Networks, and Deep Lagrangian Networks, where physical priors are introduced to bias learning toward conserved, mechanically plausible, or better-constrained dynamics rather than merely to improve pointwise regression accuracy</w:t>
      </w:r>
      <w:r>
        <w:rPr>
          <w:shd w:val="clear" w:color="auto" w:fill="FFFFFF"/>
        </w:rPr>
        <w:fldChar w:fldCharType="begin"/>
      </w:r>
      <w:r>
        <w:rPr>
          <w:shd w:val="clear" w:color="auto" w:fill="FFFFFF"/>
        </w:rPr>
        <w:instrText xml:space="preserve"> ADDIN ZOTERO_ITEM CSL_CITATION {"citationID":"RyjDkUBm","properties":{"unsorted":false,"formattedCitation":"\\super 75,76,95\\nosupersub{}","plainCitation":"75,76,95","noteIndex":0},"citationItems":[{"id":503,"uris":["http://zotero.org/users/19127629/items/AI7WABN6"],"itemData":{"id":503,"type":"article","abstract":"Even though neural networks enjoy widespread use, they still struggle to learn the basic laws of physics. How might we endow them with better inductive biases? In this paper, we draw inspiration from Hamiltonian mechanics to train models that learn and respect exact conservation laws in an unsupervised manner. We evaluate our models on problems where conservation of energy is important, including the two-body problem and pixel observations of a pendulum. Our model trains faster and generalizes better than a regular neural network. An interesting side effect is that our model is perfectly reversible in time.","DOI":"10.48550/arXiv.1906.01563","note":"arXiv:1906.01563 [cs]","number":"arXiv:1906.01563","publisher":"arXiv","source":"arXiv.org","title":"Hamiltonian Neural Networks","URL":"http://arxiv.org/abs/1906.01563","author":[{"family":"Greydanus","given":"Sam"},{"family":"Dzamba","given":"Misko"},{"family":"Yosinski","given":"Jason"}],"accessed":{"date-parts":[["2026",4,14]]},"issued":{"date-parts":[["2019",9,5]]}}},{"id":507,"uris":["http://zotero.org/users/19127629/items/3WNZ7RGR"],"itemData":{"id":507,"type":"article","abstract":"Accurate models of the world are built upon notions of its underlying symmetries. In physics, these symmetries correspond to conservation laws, such as for energy and momentum. Yet even though neural network models see increasing use in the physical sciences, they struggle to learn these symmetries. In this paper, we propose Lagrangian Neural Networks (LNNs), which can parameterize arbitrary Lagrangians using neural networks. In contrast to models that learn Hamiltonians, LNNs do not require canonical coordinates, and thus perform well in situations where canonical momenta are unknown or difficult to compute. Unlike previous approaches, our method does not restrict the functional form of learned energies and will produce energy-conserving models for a variety of tasks. We test our approach on a double pendulum and a relativistic particle, demonstrating energy conservation where a baseline approach incurs dissipation and modeling relativity without canonical coordinates where a Hamiltonian approach fails. Finally, we show how this model can be applied to graphs and continuous systems using a Lagrangian Graph Network, and demonstrate it on the 1D wave equation.","DOI":"10.48550/arXiv.2003.04630","note":"arXiv:2003.04630 [cs]","number":"arXiv:2003.04630","publisher":"arXiv","source":"arXiv.org","title":"Lagrangian Neural Networks","URL":"http://arxiv.org/abs/2003.04630","author":[{"family":"Cranmer","given":"Miles"},{"family":"Greydanus","given":"Sam"},{"family":"Hoyer","given":"Stephan"},{"family":"Battaglia","given":"Peter"},{"family":"Spergel","given":"David"},{"family":"Ho","given":"Shirley"}],"accessed":{"date-parts":[["2026",4,14]]},"issued":{"date-parts":[["2020",7,30]]}}},{"id":705,"uris":["http://zotero.org/users/19127629/items/4J9M54WX"],"itemData":{"id":705,"type":"article","abstract":"Deep learning has achieved astonishing results on many tasks with large amounts of data and generalization within the proximity of training data. For many important real-world applications, these requirements are unfeasible and additional prior knowledge on the task domain is required to overcome the resulting problems. In particular, learning physics models for model-based control requires robust extrapolation from fewer samples - often collected online in real-time - and model errors may lead to drastic damages of the system. Directly incorporating physical insight has enabled us to obtain a novel deep model learning approach that extrapolates well while requiring fewer samples. As a first example, we propose Deep Lagrangian Networks (DeLaN) as a deep network structure upon which Lagrangian Mechanics have been imposed. DeLaN can learn the equations of motion of a mechanical system (i.e., system dynamics) with a deep network efficiently while ensuring physical plausibility. The resulting DeLaN network performs very well at robot tracking control. The proposed method did not only outperform previous model learning approaches at learning speed but exhibits substantially improved and more robust extrapolation to novel trajectories and learns online in real-time","DOI":"10.48550/arXiv.1907.04490","note":"arXiv:1907.04490 [cs.LG]","number":"arXiv:1907.04490","publisher":"arXiv","source":"arXiv.org","title":"Deep Lagrangian Networks: Using Physics as Model Prior for Deep Learning","title-short":"Deep Lagrangian Networks","URL":"http://arxiv.org/abs/1907.04490","author":[{"family":"Lutter","given":"Michael"},{"family":"Ritter","given":"Christian"},{"family":"Peters","given":"Jan"}],"accessed":{"date-parts":[["2026",5,28]]},"issued":{"date-parts":[["2019",7,10]]}}}],"schema":"https://github.com/citation-style-language/schema/raw/master/csl-citation.json"} </w:instrText>
      </w:r>
      <w:r>
        <w:rPr>
          <w:shd w:val="clear" w:color="auto" w:fill="FFFFFF"/>
        </w:rPr>
        <w:fldChar w:fldCharType="separate"/>
      </w:r>
      <w:r w:rsidRPr="00720FB7">
        <w:rPr>
          <w:rFonts w:eastAsiaTheme="minorHAnsi" w:cs="Arial"/>
          <w:vertAlign w:val="superscript"/>
          <w14:ligatures w14:val="standardContextual"/>
        </w:rPr>
        <w:t>75,76,95</w:t>
      </w:r>
      <w:r>
        <w:rPr>
          <w:shd w:val="clear" w:color="auto" w:fill="FFFFFF"/>
        </w:rPr>
        <w:fldChar w:fldCharType="end"/>
      </w:r>
      <w:r w:rsidRPr="00720FB7">
        <w:rPr>
          <w:shd w:val="clear" w:color="auto" w:fill="FFFFFF"/>
        </w:rPr>
        <w:t xml:space="preserve">. The </w:t>
      </w:r>
      <w:r w:rsidRPr="00720FB7">
        <w:rPr>
          <w:shd w:val="clear" w:color="auto" w:fill="FFFFFF"/>
        </w:rPr>
        <w:lastRenderedPageBreak/>
        <w:t>derivative-supervised loss used here is also related to Sobolev training, in which derivative information is incorporated into the learning objective to constrain the learned function beyond its scalar output values</w:t>
      </w:r>
      <w:r>
        <w:rPr>
          <w:shd w:val="clear" w:color="auto" w:fill="FFFFFF"/>
        </w:rPr>
        <w:fldChar w:fldCharType="begin"/>
      </w:r>
      <w:r>
        <w:rPr>
          <w:shd w:val="clear" w:color="auto" w:fill="FFFFFF"/>
        </w:rPr>
        <w:instrText xml:space="preserve"> ADDIN ZOTERO_ITEM CSL_CITATION {"citationID":"aa6tY8JX","properties":{"unsorted":false,"formattedCitation":"\\super 54\\nosupersub{}","plainCitation":"54","noteIndex":0},"citationItems":[{"id":703,"uris":["http://zotero.org/users/19127629/items/M658F65P"],"itemData":{"id":703,"type":"paper-conference","container-title":"Advances in Neural Information Processing Systems","publisher":"Curran Associates, Inc.","source":"Neural Information Processing Systems","title":"Sobolev Training for Neural Networks","URL":"https://proceedings.neurips.cc/paper_files/paper/2017/hash/758a06618c69880a6cee5314ee42d52f-Abstract.html","volume":"30","author":[{"family":"Czarnecki","given":"Wojciech M."},{"family":"Osindero","given":"Simon"},{"family":"Jaderberg","given":"Max"},{"family":"Swirszcz","given":"Grzegorz"},{"family":"Pascanu","given":"Razvan"}],"accessed":{"date-parts":[["2026",5,26]]},"issued":{"date-parts":[["2017"]]}}}],"schema":"https://github.com/citation-style-language/schema/raw/master/csl-citation.json"} </w:instrText>
      </w:r>
      <w:r>
        <w:rPr>
          <w:shd w:val="clear" w:color="auto" w:fill="FFFFFF"/>
        </w:rPr>
        <w:fldChar w:fldCharType="separate"/>
      </w:r>
      <w:r w:rsidRPr="00720FB7">
        <w:rPr>
          <w:rFonts w:eastAsiaTheme="minorHAnsi" w:cs="Arial"/>
          <w:vertAlign w:val="superscript"/>
          <w14:ligatures w14:val="standardContextual"/>
        </w:rPr>
        <w:t>54</w:t>
      </w:r>
      <w:r>
        <w:rPr>
          <w:shd w:val="clear" w:color="auto" w:fill="FFFFFF"/>
        </w:rPr>
        <w:fldChar w:fldCharType="end"/>
      </w:r>
      <w:r w:rsidRPr="00720FB7">
        <w:rPr>
          <w:shd w:val="clear" w:color="auto" w:fill="FFFFFF"/>
        </w:rPr>
        <w:t>. Complementary work from our group further supports this representation-level distinction by showing that separating equation-of-motion approximation from numerical integration can improve forward-dynamics stability relative to a direct-mapping recurrent baseline under unseen perturbations</w:t>
      </w:r>
      <w:r>
        <w:rPr>
          <w:shd w:val="clear" w:color="auto" w:fill="FFFFFF"/>
        </w:rPr>
        <w:fldChar w:fldCharType="begin"/>
      </w:r>
      <w:r>
        <w:rPr>
          <w:shd w:val="clear" w:color="auto" w:fill="FFFFFF"/>
        </w:rPr>
        <w:instrText xml:space="preserve"> ADDIN ZOTERO_ITEM CSL_CITATION {"citationID":"ID91KqMw","properties":{"unsorted":false,"formattedCitation":"\\super 96\\nosupersub{}","plainCitation":"96","noteIndex":0},"citationItems":[{"id":710,"uris":["http://zotero.org/users/19127629/items/ETEVDPMI"],"itemData":{"id":710,"type":"article","title":"Neural networks learn forward dynamics when freed from numerical integration","author":[{"family":"Bahdasariants","given":"Serhii"},{"family":"Yakovenko","given":"Sergiy"}],"issued":{"date-parts":[["2026",5]]}}}],"schema":"https://github.com/citation-style-language/schema/raw/master/csl-citation.json"} </w:instrText>
      </w:r>
      <w:r>
        <w:rPr>
          <w:shd w:val="clear" w:color="auto" w:fill="FFFFFF"/>
        </w:rPr>
        <w:fldChar w:fldCharType="separate"/>
      </w:r>
      <w:r w:rsidRPr="00720FB7">
        <w:rPr>
          <w:rFonts w:eastAsiaTheme="minorHAnsi" w:cs="Arial"/>
          <w:vertAlign w:val="superscript"/>
          <w14:ligatures w14:val="standardContextual"/>
        </w:rPr>
        <w:t>96</w:t>
      </w:r>
      <w:r>
        <w:rPr>
          <w:shd w:val="clear" w:color="auto" w:fill="FFFFFF"/>
        </w:rPr>
        <w:fldChar w:fldCharType="end"/>
      </w:r>
      <w:r w:rsidRPr="00720FB7">
        <w:rPr>
          <w:shd w:val="clear" w:color="auto" w:fill="FFFFFF"/>
        </w:rPr>
        <w:t xml:space="preserve">. </w:t>
      </w:r>
    </w:p>
    <w:p w14:paraId="61FB7866" w14:textId="2CB8504E" w:rsidR="008B7179" w:rsidRDefault="008B7179" w:rsidP="004D2FF5">
      <w:pPr>
        <w:pStyle w:val="Heading2"/>
        <w:spacing w:before="100" w:beforeAutospacing="1" w:after="100" w:afterAutospacing="1"/>
      </w:pPr>
      <w:bookmarkStart w:id="32" w:name="concluding-paragraph"/>
      <w:bookmarkEnd w:id="23"/>
      <w:r>
        <w:t>Conclusions</w:t>
      </w:r>
    </w:p>
    <w:p w14:paraId="62C388D4" w14:textId="533867FC" w:rsidR="004A5C8E" w:rsidRPr="004A5C8E" w:rsidRDefault="00EA77CE" w:rsidP="00EA77CE">
      <w:r w:rsidRPr="00EA77CE">
        <w:t xml:space="preserve">This study shows that one neural network can be used </w:t>
      </w:r>
      <w:r w:rsidR="00F2151B">
        <w:t>to simulate</w:t>
      </w:r>
      <w:r w:rsidRPr="00EA77CE">
        <w:t xml:space="preserve"> both inverse and forward dynamics in a double-pendulum system. The network learned a single scalar quantity from classical mechanics, and its derivative provided accurate torque predictions. The same learned quantity also allowed the system to predict motion forward in time without training a separate forward model. These results suggest a practical way to link prediction and control in one physics-guided model, while future work will need to test the approach in larger systems and with experimental data.</w:t>
      </w:r>
    </w:p>
    <w:bookmarkEnd w:id="32"/>
    <w:p w14:paraId="736EDC92" w14:textId="26C31F8A" w:rsidR="00527E16" w:rsidRDefault="00527E16" w:rsidP="004D2FF5">
      <w:pPr>
        <w:pStyle w:val="Heading2"/>
        <w:spacing w:before="100" w:beforeAutospacing="1" w:after="100" w:afterAutospacing="1"/>
      </w:pPr>
      <w:r>
        <w:t>Acknowledgement</w:t>
      </w:r>
    </w:p>
    <w:p w14:paraId="509C7F1F" w14:textId="2570F7A7" w:rsidR="00527E16" w:rsidRDefault="00F32596" w:rsidP="004D2FF5">
      <w:pPr>
        <w:spacing w:before="100" w:beforeAutospacing="1" w:after="100" w:afterAutospacing="1"/>
      </w:pPr>
      <w:r w:rsidRPr="00F32596">
        <w:t>This work was supported by</w:t>
      </w:r>
      <w:del w:id="33" w:author="Douglas Weber" w:date="2026-05-30T08:46:00Z" w16du:dateUtc="2026-05-30T12:46:00Z">
        <w:r w:rsidRPr="00F32596" w:rsidDel="003D2025">
          <w:delText xml:space="preserve"> </w:delText>
        </w:r>
      </w:del>
      <w:ins w:id="34" w:author="Douglas Weber" w:date="2026-05-30T08:46:00Z" w16du:dateUtc="2026-05-30T12:46:00Z">
        <w:r w:rsidR="003D2025">
          <w:t xml:space="preserve"> internal funds from the Department of Mechan</w:t>
        </w:r>
      </w:ins>
      <w:ins w:id="35" w:author="Douglas Weber" w:date="2026-05-30T08:47:00Z" w16du:dateUtc="2026-05-30T12:47:00Z">
        <w:r w:rsidR="003D2025">
          <w:t>ical Engineering and the Neuroscience Institute at Carnegie Mellon University</w:t>
        </w:r>
      </w:ins>
      <w:del w:id="36" w:author="Douglas Weber" w:date="2026-05-30T08:46:00Z" w16du:dateUtc="2026-05-30T12:46:00Z">
        <w:r w:rsidRPr="00F32596" w:rsidDel="003D2025">
          <w:rPr>
            <w:color w:val="EE0000"/>
          </w:rPr>
          <w:delText>[Funding Agency 1, grant number XXXXX]</w:delText>
        </w:r>
      </w:del>
      <w:r>
        <w:t xml:space="preserve">. </w:t>
      </w:r>
      <w:r w:rsidRPr="00F32596">
        <w:t>The content is solely the responsibility of the authors and does not necessarily represent the official views of the funding agencies.</w:t>
      </w:r>
    </w:p>
    <w:p w14:paraId="5F3956D1" w14:textId="30F49376" w:rsidR="00F32596" w:rsidRDefault="00F32596" w:rsidP="004D2FF5">
      <w:pPr>
        <w:pStyle w:val="Heading2"/>
        <w:spacing w:before="100" w:beforeAutospacing="1" w:after="100" w:afterAutospacing="1"/>
      </w:pPr>
      <w:r>
        <w:t>References</w:t>
      </w:r>
    </w:p>
    <w:p w14:paraId="21A6A5BD" w14:textId="77777777" w:rsidR="00720FB7" w:rsidRPr="00720FB7" w:rsidRDefault="00F32596" w:rsidP="00720FB7">
      <w:pPr>
        <w:pStyle w:val="Bibliography"/>
        <w:rPr>
          <w:rFonts w:eastAsiaTheme="minorHAnsi"/>
        </w:rPr>
      </w:pPr>
      <w:r>
        <w:fldChar w:fldCharType="begin"/>
      </w:r>
      <w:r>
        <w:instrText xml:space="preserve"> ADDIN ZOTERO_BIBL {"uncited":[],"omitted":[],"custom":[]} CSL_BIBLIOGRAPHY </w:instrText>
      </w:r>
      <w:r>
        <w:fldChar w:fldCharType="separate"/>
      </w:r>
      <w:r w:rsidR="00720FB7" w:rsidRPr="00720FB7">
        <w:rPr>
          <w:rFonts w:eastAsiaTheme="minorHAnsi"/>
        </w:rPr>
        <w:t>1.</w:t>
      </w:r>
      <w:r w:rsidR="00720FB7" w:rsidRPr="00720FB7">
        <w:rPr>
          <w:rFonts w:eastAsiaTheme="minorHAnsi"/>
        </w:rPr>
        <w:tab/>
        <w:t xml:space="preserve">Grillner, S. </w:t>
      </w:r>
      <w:r w:rsidR="00720FB7" w:rsidRPr="00720FB7">
        <w:rPr>
          <w:rFonts w:eastAsiaTheme="minorHAnsi"/>
          <w:i/>
          <w:iCs/>
        </w:rPr>
        <w:t>et al.</w:t>
      </w:r>
      <w:r w:rsidR="00720FB7" w:rsidRPr="00720FB7">
        <w:rPr>
          <w:rFonts w:eastAsiaTheme="minorHAnsi"/>
        </w:rPr>
        <w:t xml:space="preserve"> Neural networks that co-ordinate locomotion and body orientation in lamprey. </w:t>
      </w:r>
      <w:r w:rsidR="00720FB7" w:rsidRPr="00720FB7">
        <w:rPr>
          <w:rFonts w:eastAsiaTheme="minorHAnsi"/>
          <w:i/>
          <w:iCs/>
        </w:rPr>
        <w:t>Trends Neurosci.</w:t>
      </w:r>
      <w:r w:rsidR="00720FB7" w:rsidRPr="00720FB7">
        <w:rPr>
          <w:rFonts w:eastAsiaTheme="minorHAnsi"/>
        </w:rPr>
        <w:t xml:space="preserve"> </w:t>
      </w:r>
      <w:r w:rsidR="00720FB7" w:rsidRPr="00720FB7">
        <w:rPr>
          <w:rFonts w:eastAsiaTheme="minorHAnsi"/>
          <w:b/>
          <w:bCs/>
        </w:rPr>
        <w:t>18</w:t>
      </w:r>
      <w:r w:rsidR="00720FB7" w:rsidRPr="00720FB7">
        <w:rPr>
          <w:rFonts w:eastAsiaTheme="minorHAnsi"/>
        </w:rPr>
        <w:t>, 270–279 (1995).</w:t>
      </w:r>
    </w:p>
    <w:p w14:paraId="1130FE7B" w14:textId="77777777" w:rsidR="00720FB7" w:rsidRPr="00720FB7" w:rsidRDefault="00720FB7" w:rsidP="00720FB7">
      <w:pPr>
        <w:pStyle w:val="Bibliography"/>
        <w:rPr>
          <w:rFonts w:eastAsiaTheme="minorHAnsi"/>
        </w:rPr>
      </w:pPr>
      <w:r w:rsidRPr="00720FB7">
        <w:rPr>
          <w:rFonts w:eastAsiaTheme="minorHAnsi"/>
        </w:rPr>
        <w:t>2.</w:t>
      </w:r>
      <w:r w:rsidRPr="00720FB7">
        <w:rPr>
          <w:rFonts w:eastAsiaTheme="minorHAnsi"/>
        </w:rPr>
        <w:tab/>
        <w:t xml:space="preserve">Grillner, S. &amp; Wallén, P. How Does The Lamprey Central Nervous System Make The Lamprey Swim? </w:t>
      </w:r>
      <w:r w:rsidRPr="00720FB7">
        <w:rPr>
          <w:rFonts w:eastAsiaTheme="minorHAnsi"/>
          <w:i/>
          <w:iCs/>
        </w:rPr>
        <w:t>J. Exp. Biol.</w:t>
      </w:r>
      <w:r w:rsidRPr="00720FB7">
        <w:rPr>
          <w:rFonts w:eastAsiaTheme="minorHAnsi"/>
        </w:rPr>
        <w:t xml:space="preserve"> </w:t>
      </w:r>
      <w:r w:rsidRPr="00720FB7">
        <w:rPr>
          <w:rFonts w:eastAsiaTheme="minorHAnsi"/>
          <w:b/>
          <w:bCs/>
        </w:rPr>
        <w:t>112</w:t>
      </w:r>
      <w:r w:rsidRPr="00720FB7">
        <w:rPr>
          <w:rFonts w:eastAsiaTheme="minorHAnsi"/>
        </w:rPr>
        <w:t>, 337–357 (1984).</w:t>
      </w:r>
    </w:p>
    <w:p w14:paraId="1F9F7EB7" w14:textId="77777777" w:rsidR="00720FB7" w:rsidRPr="00720FB7" w:rsidRDefault="00720FB7" w:rsidP="00720FB7">
      <w:pPr>
        <w:pStyle w:val="Bibliography"/>
        <w:rPr>
          <w:rFonts w:eastAsiaTheme="minorHAnsi"/>
        </w:rPr>
      </w:pPr>
      <w:r w:rsidRPr="00720FB7">
        <w:rPr>
          <w:rFonts w:eastAsiaTheme="minorHAnsi"/>
        </w:rPr>
        <w:t>3.</w:t>
      </w:r>
      <w:r w:rsidRPr="00720FB7">
        <w:rPr>
          <w:rFonts w:eastAsiaTheme="minorHAnsi"/>
        </w:rPr>
        <w:tab/>
        <w:t xml:space="preserve">Grillner, S. &amp; El Manira, A. Current Principles of Motor Control, with Special Reference to Vertebrate Locomotion. </w:t>
      </w:r>
      <w:r w:rsidRPr="00720FB7">
        <w:rPr>
          <w:rFonts w:eastAsiaTheme="minorHAnsi"/>
          <w:i/>
          <w:iCs/>
        </w:rPr>
        <w:t>Physiol. Rev.</w:t>
      </w:r>
      <w:r w:rsidRPr="00720FB7">
        <w:rPr>
          <w:rFonts w:eastAsiaTheme="minorHAnsi"/>
        </w:rPr>
        <w:t xml:space="preserve"> </w:t>
      </w:r>
      <w:r w:rsidRPr="00720FB7">
        <w:rPr>
          <w:rFonts w:eastAsiaTheme="minorHAnsi"/>
          <w:b/>
          <w:bCs/>
        </w:rPr>
        <w:t>100</w:t>
      </w:r>
      <w:r w:rsidRPr="00720FB7">
        <w:rPr>
          <w:rFonts w:eastAsiaTheme="minorHAnsi"/>
        </w:rPr>
        <w:t>, 271–320 (2020).</w:t>
      </w:r>
    </w:p>
    <w:p w14:paraId="44CCF7A4" w14:textId="77777777" w:rsidR="00720FB7" w:rsidRPr="00720FB7" w:rsidRDefault="00720FB7" w:rsidP="00720FB7">
      <w:pPr>
        <w:pStyle w:val="Bibliography"/>
        <w:rPr>
          <w:rFonts w:eastAsiaTheme="minorHAnsi"/>
        </w:rPr>
      </w:pPr>
      <w:r w:rsidRPr="00720FB7">
        <w:rPr>
          <w:rFonts w:eastAsiaTheme="minorHAnsi"/>
        </w:rPr>
        <w:lastRenderedPageBreak/>
        <w:t>4.</w:t>
      </w:r>
      <w:r w:rsidRPr="00720FB7">
        <w:rPr>
          <w:rFonts w:eastAsiaTheme="minorHAnsi"/>
        </w:rPr>
        <w:tab/>
        <w:t xml:space="preserve">Sobinov, A. R. &amp; Bensmaia, S. J. The neural mechanisms of manual dexterity. </w:t>
      </w:r>
      <w:r w:rsidRPr="00720FB7">
        <w:rPr>
          <w:rFonts w:eastAsiaTheme="minorHAnsi"/>
          <w:i/>
          <w:iCs/>
        </w:rPr>
        <w:t>Nat. Rev. Neurosci.</w:t>
      </w:r>
      <w:r w:rsidRPr="00720FB7">
        <w:rPr>
          <w:rFonts w:eastAsiaTheme="minorHAnsi"/>
        </w:rPr>
        <w:t xml:space="preserve"> </w:t>
      </w:r>
      <w:r w:rsidRPr="00720FB7">
        <w:rPr>
          <w:rFonts w:eastAsiaTheme="minorHAnsi"/>
          <w:b/>
          <w:bCs/>
        </w:rPr>
        <w:t>22</w:t>
      </w:r>
      <w:r w:rsidRPr="00720FB7">
        <w:rPr>
          <w:rFonts w:eastAsiaTheme="minorHAnsi"/>
        </w:rPr>
        <w:t>, 741–757 (2021).</w:t>
      </w:r>
    </w:p>
    <w:p w14:paraId="06451B29" w14:textId="77777777" w:rsidR="00720FB7" w:rsidRPr="00720FB7" w:rsidRDefault="00720FB7" w:rsidP="00720FB7">
      <w:pPr>
        <w:pStyle w:val="Bibliography"/>
        <w:rPr>
          <w:rFonts w:eastAsiaTheme="minorHAnsi"/>
        </w:rPr>
      </w:pPr>
      <w:r w:rsidRPr="00720FB7">
        <w:rPr>
          <w:rFonts w:eastAsiaTheme="minorHAnsi"/>
        </w:rPr>
        <w:t>5.</w:t>
      </w:r>
      <w:r w:rsidRPr="00720FB7">
        <w:rPr>
          <w:rFonts w:eastAsiaTheme="minorHAnsi"/>
        </w:rPr>
        <w:tab/>
        <w:t xml:space="preserve">Ma, R. R. &amp; Dollar, A. M. On dexterity and dexterous manipulation. in </w:t>
      </w:r>
      <w:r w:rsidRPr="00720FB7">
        <w:rPr>
          <w:rFonts w:eastAsiaTheme="minorHAnsi"/>
          <w:i/>
          <w:iCs/>
        </w:rPr>
        <w:t>2011 15th International Conference on Advanced Robotics (ICAR)</w:t>
      </w:r>
      <w:r w:rsidRPr="00720FB7">
        <w:rPr>
          <w:rFonts w:eastAsiaTheme="minorHAnsi"/>
        </w:rPr>
        <w:t xml:space="preserve"> 1–7 (IEEE, Tallinn, Estonia, 2011). doi:10.1109/ICAR.2011.6088576.</w:t>
      </w:r>
    </w:p>
    <w:p w14:paraId="242F9970" w14:textId="77777777" w:rsidR="00720FB7" w:rsidRPr="00720FB7" w:rsidRDefault="00720FB7" w:rsidP="00720FB7">
      <w:pPr>
        <w:pStyle w:val="Bibliography"/>
        <w:rPr>
          <w:rFonts w:eastAsiaTheme="minorHAnsi"/>
        </w:rPr>
      </w:pPr>
      <w:r w:rsidRPr="00720FB7">
        <w:rPr>
          <w:rFonts w:eastAsiaTheme="minorHAnsi"/>
        </w:rPr>
        <w:t>6.</w:t>
      </w:r>
      <w:r w:rsidRPr="00720FB7">
        <w:rPr>
          <w:rFonts w:eastAsiaTheme="minorHAnsi"/>
        </w:rPr>
        <w:tab/>
        <w:t xml:space="preserve">Franklin, D. W. &amp; Wolpert, D. M. Computational Mechanisms of Sensorimotor Control. </w:t>
      </w:r>
      <w:r w:rsidRPr="00720FB7">
        <w:rPr>
          <w:rFonts w:eastAsiaTheme="minorHAnsi"/>
          <w:i/>
          <w:iCs/>
        </w:rPr>
        <w:t>Neuron</w:t>
      </w:r>
      <w:r w:rsidRPr="00720FB7">
        <w:rPr>
          <w:rFonts w:eastAsiaTheme="minorHAnsi"/>
        </w:rPr>
        <w:t xml:space="preserve"> </w:t>
      </w:r>
      <w:r w:rsidRPr="00720FB7">
        <w:rPr>
          <w:rFonts w:eastAsiaTheme="minorHAnsi"/>
          <w:b/>
          <w:bCs/>
        </w:rPr>
        <w:t>72</w:t>
      </w:r>
      <w:r w:rsidRPr="00720FB7">
        <w:rPr>
          <w:rFonts w:eastAsiaTheme="minorHAnsi"/>
        </w:rPr>
        <w:t>, 425–442 (2011).</w:t>
      </w:r>
    </w:p>
    <w:p w14:paraId="511E113D" w14:textId="77777777" w:rsidR="00720FB7" w:rsidRPr="00720FB7" w:rsidRDefault="00720FB7" w:rsidP="00720FB7">
      <w:pPr>
        <w:pStyle w:val="Bibliography"/>
        <w:rPr>
          <w:rFonts w:eastAsiaTheme="minorHAnsi"/>
        </w:rPr>
      </w:pPr>
      <w:r w:rsidRPr="00720FB7">
        <w:rPr>
          <w:rFonts w:eastAsiaTheme="minorHAnsi"/>
        </w:rPr>
        <w:t>7.</w:t>
      </w:r>
      <w:r w:rsidRPr="00720FB7">
        <w:rPr>
          <w:rFonts w:eastAsiaTheme="minorHAnsi"/>
        </w:rPr>
        <w:tab/>
        <w:t xml:space="preserve">Wolpert, D. M. &amp; Ghahramani, Z. Computational principles of movement neuroscience. </w:t>
      </w:r>
      <w:r w:rsidRPr="00720FB7">
        <w:rPr>
          <w:rFonts w:eastAsiaTheme="minorHAnsi"/>
          <w:i/>
          <w:iCs/>
        </w:rPr>
        <w:t>Nat. Neurosci.</w:t>
      </w:r>
      <w:r w:rsidRPr="00720FB7">
        <w:rPr>
          <w:rFonts w:eastAsiaTheme="minorHAnsi"/>
        </w:rPr>
        <w:t xml:space="preserve"> </w:t>
      </w:r>
      <w:r w:rsidRPr="00720FB7">
        <w:rPr>
          <w:rFonts w:eastAsiaTheme="minorHAnsi"/>
          <w:b/>
          <w:bCs/>
        </w:rPr>
        <w:t>3</w:t>
      </w:r>
      <w:r w:rsidRPr="00720FB7">
        <w:rPr>
          <w:rFonts w:eastAsiaTheme="minorHAnsi"/>
        </w:rPr>
        <w:t>, 1212–1217 (2000).</w:t>
      </w:r>
    </w:p>
    <w:p w14:paraId="098829CE" w14:textId="77777777" w:rsidR="00720FB7" w:rsidRPr="00720FB7" w:rsidRDefault="00720FB7" w:rsidP="00720FB7">
      <w:pPr>
        <w:pStyle w:val="Bibliography"/>
        <w:rPr>
          <w:rFonts w:eastAsiaTheme="minorHAnsi"/>
        </w:rPr>
      </w:pPr>
      <w:r w:rsidRPr="00720FB7">
        <w:rPr>
          <w:rFonts w:eastAsiaTheme="minorHAnsi"/>
        </w:rPr>
        <w:t>8.</w:t>
      </w:r>
      <w:r w:rsidRPr="00720FB7">
        <w:rPr>
          <w:rFonts w:eastAsiaTheme="minorHAnsi"/>
        </w:rPr>
        <w:tab/>
        <w:t xml:space="preserve">Theodorou, E. &amp; Valero-Cuevas, F. J. Optimality in neuromuscular systems. in </w:t>
      </w:r>
      <w:r w:rsidRPr="00720FB7">
        <w:rPr>
          <w:rFonts w:eastAsiaTheme="minorHAnsi"/>
          <w:i/>
          <w:iCs/>
        </w:rPr>
        <w:t>2010 Annual International Conference of the IEEE Engineering in Medicine and Biology</w:t>
      </w:r>
      <w:r w:rsidRPr="00720FB7">
        <w:rPr>
          <w:rFonts w:eastAsiaTheme="minorHAnsi"/>
        </w:rPr>
        <w:t xml:space="preserve"> 4510–4516 (2010). doi:10.1109/IEMBS.2010.5626055.</w:t>
      </w:r>
    </w:p>
    <w:p w14:paraId="47B872BE" w14:textId="77777777" w:rsidR="00720FB7" w:rsidRPr="00720FB7" w:rsidRDefault="00720FB7" w:rsidP="00720FB7">
      <w:pPr>
        <w:pStyle w:val="Bibliography"/>
        <w:rPr>
          <w:rFonts w:eastAsiaTheme="minorHAnsi"/>
        </w:rPr>
      </w:pPr>
      <w:r w:rsidRPr="00720FB7">
        <w:rPr>
          <w:rFonts w:eastAsiaTheme="minorHAnsi"/>
        </w:rPr>
        <w:t>9.</w:t>
      </w:r>
      <w:r w:rsidRPr="00720FB7">
        <w:rPr>
          <w:rFonts w:eastAsiaTheme="minorHAnsi"/>
        </w:rPr>
        <w:tab/>
        <w:t xml:space="preserve">Neilson, P. D. &amp; Neilson, M. D. Neural mechanisms for control of multivariable, redundant, nonlinear musculoskeletal systems. in </w:t>
      </w:r>
      <w:r w:rsidRPr="00720FB7">
        <w:rPr>
          <w:rFonts w:eastAsiaTheme="minorHAnsi"/>
          <w:i/>
          <w:iCs/>
        </w:rPr>
        <w:t>Proceedings of the 40th IEEE Conference on Decision and Control (Cat. No.01CH37228)</w:t>
      </w:r>
      <w:r w:rsidRPr="00720FB7">
        <w:rPr>
          <w:rFonts w:eastAsiaTheme="minorHAnsi"/>
        </w:rPr>
        <w:t xml:space="preserve"> vol. 1 13–14 vol.1 (2001).</w:t>
      </w:r>
    </w:p>
    <w:p w14:paraId="0A16B1A0" w14:textId="77777777" w:rsidR="00720FB7" w:rsidRPr="00720FB7" w:rsidRDefault="00720FB7" w:rsidP="00720FB7">
      <w:pPr>
        <w:pStyle w:val="Bibliography"/>
        <w:rPr>
          <w:rFonts w:eastAsiaTheme="minorHAnsi"/>
        </w:rPr>
      </w:pPr>
      <w:r w:rsidRPr="00720FB7">
        <w:rPr>
          <w:rFonts w:eastAsiaTheme="minorHAnsi"/>
        </w:rPr>
        <w:t>10.</w:t>
      </w:r>
      <w:r w:rsidRPr="00720FB7">
        <w:rPr>
          <w:rFonts w:eastAsiaTheme="minorHAnsi"/>
        </w:rPr>
        <w:tab/>
        <w:t xml:space="preserve">Prilutsky, B. I. &amp; Zatsiorsky, V. M. Neural Control Principles: Bernstein’s Insights from Biomechanics of  Human Movement. in </w:t>
      </w:r>
      <w:r w:rsidRPr="00720FB7">
        <w:rPr>
          <w:rFonts w:eastAsiaTheme="minorHAnsi"/>
          <w:i/>
          <w:iCs/>
        </w:rPr>
        <w:t>Bernstein’s Construction of Movements</w:t>
      </w:r>
      <w:r w:rsidRPr="00720FB7">
        <w:rPr>
          <w:rFonts w:eastAsiaTheme="minorHAnsi"/>
        </w:rPr>
        <w:t xml:space="preserve"> (Routledge, 2020).</w:t>
      </w:r>
    </w:p>
    <w:p w14:paraId="23A90F5C" w14:textId="77777777" w:rsidR="00720FB7" w:rsidRPr="00720FB7" w:rsidRDefault="00720FB7" w:rsidP="00720FB7">
      <w:pPr>
        <w:pStyle w:val="Bibliography"/>
        <w:rPr>
          <w:rFonts w:eastAsiaTheme="minorHAnsi"/>
        </w:rPr>
      </w:pPr>
      <w:r w:rsidRPr="00720FB7">
        <w:rPr>
          <w:rFonts w:eastAsiaTheme="minorHAnsi"/>
        </w:rPr>
        <w:t>11.</w:t>
      </w:r>
      <w:r w:rsidRPr="00720FB7">
        <w:rPr>
          <w:rFonts w:eastAsiaTheme="minorHAnsi"/>
        </w:rPr>
        <w:tab/>
        <w:t xml:space="preserve">Ting, L. H. &amp; Chiel, H. J. Muscle, Biomechanics, and Implications for Neural Control. in </w:t>
      </w:r>
      <w:r w:rsidRPr="00720FB7">
        <w:rPr>
          <w:rFonts w:eastAsiaTheme="minorHAnsi"/>
          <w:i/>
          <w:iCs/>
        </w:rPr>
        <w:t>Neurobiology of Motor Control</w:t>
      </w:r>
      <w:r w:rsidRPr="00720FB7">
        <w:rPr>
          <w:rFonts w:eastAsiaTheme="minorHAnsi"/>
        </w:rPr>
        <w:t xml:space="preserve"> 365–416 (John Wiley &amp; Sons, Ltd, 2017). doi:10.1002/9781118873397.ch12.</w:t>
      </w:r>
    </w:p>
    <w:p w14:paraId="27BEF3CC" w14:textId="77777777" w:rsidR="00720FB7" w:rsidRPr="00720FB7" w:rsidRDefault="00720FB7" w:rsidP="00720FB7">
      <w:pPr>
        <w:pStyle w:val="Bibliography"/>
        <w:rPr>
          <w:rFonts w:eastAsiaTheme="minorHAnsi"/>
        </w:rPr>
      </w:pPr>
      <w:r w:rsidRPr="00720FB7">
        <w:rPr>
          <w:rFonts w:eastAsiaTheme="minorHAnsi"/>
        </w:rPr>
        <w:t>12.</w:t>
      </w:r>
      <w:r w:rsidRPr="00720FB7">
        <w:rPr>
          <w:rFonts w:eastAsiaTheme="minorHAnsi"/>
        </w:rPr>
        <w:tab/>
        <w:t xml:space="preserve">Latash, M. L. The bliss (not the problem) of motor abundance (not redundancy). </w:t>
      </w:r>
      <w:r w:rsidRPr="00720FB7">
        <w:rPr>
          <w:rFonts w:eastAsiaTheme="minorHAnsi"/>
          <w:i/>
          <w:iCs/>
        </w:rPr>
        <w:t>Exp. Brain Res.</w:t>
      </w:r>
      <w:r w:rsidRPr="00720FB7">
        <w:rPr>
          <w:rFonts w:eastAsiaTheme="minorHAnsi"/>
        </w:rPr>
        <w:t xml:space="preserve"> </w:t>
      </w:r>
      <w:r w:rsidRPr="00720FB7">
        <w:rPr>
          <w:rFonts w:eastAsiaTheme="minorHAnsi"/>
          <w:b/>
          <w:bCs/>
        </w:rPr>
        <w:t>217</w:t>
      </w:r>
      <w:r w:rsidRPr="00720FB7">
        <w:rPr>
          <w:rFonts w:eastAsiaTheme="minorHAnsi"/>
        </w:rPr>
        <w:t>, 1–5 (2012).</w:t>
      </w:r>
    </w:p>
    <w:p w14:paraId="639B9580" w14:textId="77777777" w:rsidR="00720FB7" w:rsidRPr="00720FB7" w:rsidRDefault="00720FB7" w:rsidP="00720FB7">
      <w:pPr>
        <w:pStyle w:val="Bibliography"/>
        <w:rPr>
          <w:rFonts w:eastAsiaTheme="minorHAnsi"/>
        </w:rPr>
      </w:pPr>
      <w:r w:rsidRPr="00720FB7">
        <w:rPr>
          <w:rFonts w:eastAsiaTheme="minorHAnsi"/>
        </w:rPr>
        <w:t>13.</w:t>
      </w:r>
      <w:r w:rsidRPr="00720FB7">
        <w:rPr>
          <w:rFonts w:eastAsiaTheme="minorHAnsi"/>
        </w:rPr>
        <w:tab/>
        <w:t xml:space="preserve">Bernstein, N. </w:t>
      </w:r>
      <w:r w:rsidRPr="00720FB7">
        <w:rPr>
          <w:rFonts w:eastAsiaTheme="minorHAnsi"/>
          <w:i/>
          <w:iCs/>
        </w:rPr>
        <w:t>The Co-Ordination and Regulation of Movements</w:t>
      </w:r>
      <w:r w:rsidRPr="00720FB7">
        <w:rPr>
          <w:rFonts w:eastAsiaTheme="minorHAnsi"/>
        </w:rPr>
        <w:t>. (Pergamon Press, 1967).</w:t>
      </w:r>
    </w:p>
    <w:p w14:paraId="62C338C6" w14:textId="77777777" w:rsidR="00720FB7" w:rsidRPr="00720FB7" w:rsidRDefault="00720FB7" w:rsidP="00720FB7">
      <w:pPr>
        <w:pStyle w:val="Bibliography"/>
        <w:rPr>
          <w:rFonts w:eastAsiaTheme="minorHAnsi"/>
        </w:rPr>
      </w:pPr>
      <w:r w:rsidRPr="00720FB7">
        <w:rPr>
          <w:rFonts w:eastAsiaTheme="minorHAnsi"/>
        </w:rPr>
        <w:t>14.</w:t>
      </w:r>
      <w:r w:rsidRPr="00720FB7">
        <w:rPr>
          <w:rFonts w:eastAsiaTheme="minorHAnsi"/>
        </w:rPr>
        <w:tab/>
        <w:t xml:space="preserve">Desmurget, M. &amp; Grafton, S. Feedback or feedforward control: End of a dichotomy. in </w:t>
      </w:r>
      <w:r w:rsidRPr="00720FB7">
        <w:rPr>
          <w:rFonts w:eastAsiaTheme="minorHAnsi"/>
          <w:i/>
          <w:iCs/>
        </w:rPr>
        <w:t>Taking action:  Cognitive neuroscience perspectives on intentional acts</w:t>
      </w:r>
      <w:r w:rsidRPr="00720FB7">
        <w:rPr>
          <w:rFonts w:eastAsiaTheme="minorHAnsi"/>
        </w:rPr>
        <w:t xml:space="preserve"> 289–338 (The MIT Press, Cambridge, MA, US, 2003).</w:t>
      </w:r>
    </w:p>
    <w:p w14:paraId="7665E5A2" w14:textId="77777777" w:rsidR="00720FB7" w:rsidRPr="00720FB7" w:rsidRDefault="00720FB7" w:rsidP="00720FB7">
      <w:pPr>
        <w:pStyle w:val="Bibliography"/>
        <w:rPr>
          <w:rFonts w:eastAsiaTheme="minorHAnsi"/>
        </w:rPr>
      </w:pPr>
      <w:r w:rsidRPr="00720FB7">
        <w:rPr>
          <w:rFonts w:eastAsiaTheme="minorHAnsi"/>
        </w:rPr>
        <w:t>15.</w:t>
      </w:r>
      <w:r w:rsidRPr="00720FB7">
        <w:rPr>
          <w:rFonts w:eastAsiaTheme="minorHAnsi"/>
        </w:rPr>
        <w:tab/>
        <w:t xml:space="preserve">Schwartz, A. B. Movement: How the Brain Communicates with the World. </w:t>
      </w:r>
      <w:r w:rsidRPr="00720FB7">
        <w:rPr>
          <w:rFonts w:eastAsiaTheme="minorHAnsi"/>
          <w:i/>
          <w:iCs/>
        </w:rPr>
        <w:t>Cell</w:t>
      </w:r>
      <w:r w:rsidRPr="00720FB7">
        <w:rPr>
          <w:rFonts w:eastAsiaTheme="minorHAnsi"/>
        </w:rPr>
        <w:t xml:space="preserve"> </w:t>
      </w:r>
      <w:r w:rsidRPr="00720FB7">
        <w:rPr>
          <w:rFonts w:eastAsiaTheme="minorHAnsi"/>
          <w:b/>
          <w:bCs/>
        </w:rPr>
        <w:t>164</w:t>
      </w:r>
      <w:r w:rsidRPr="00720FB7">
        <w:rPr>
          <w:rFonts w:eastAsiaTheme="minorHAnsi"/>
        </w:rPr>
        <w:t>, 1122–1135 (2016).</w:t>
      </w:r>
    </w:p>
    <w:p w14:paraId="3E2772A9" w14:textId="77777777" w:rsidR="00720FB7" w:rsidRPr="00720FB7" w:rsidRDefault="00720FB7" w:rsidP="00720FB7">
      <w:pPr>
        <w:pStyle w:val="Bibliography"/>
        <w:rPr>
          <w:rFonts w:eastAsiaTheme="minorHAnsi"/>
        </w:rPr>
      </w:pPr>
      <w:r w:rsidRPr="00720FB7">
        <w:rPr>
          <w:rFonts w:eastAsiaTheme="minorHAnsi"/>
        </w:rPr>
        <w:lastRenderedPageBreak/>
        <w:t>16.</w:t>
      </w:r>
      <w:r w:rsidRPr="00720FB7">
        <w:rPr>
          <w:rFonts w:eastAsiaTheme="minorHAnsi"/>
        </w:rPr>
        <w:tab/>
        <w:t xml:space="preserve">Hinder, M. R., Tresilian, J. R., Riek, S. &amp; Carson, R. G. The contribution of visual feedback to visuomotor adaptation: How much and when? </w:t>
      </w:r>
      <w:r w:rsidRPr="00720FB7">
        <w:rPr>
          <w:rFonts w:eastAsiaTheme="minorHAnsi"/>
          <w:i/>
          <w:iCs/>
        </w:rPr>
        <w:t>Brain Res.</w:t>
      </w:r>
      <w:r w:rsidRPr="00720FB7">
        <w:rPr>
          <w:rFonts w:eastAsiaTheme="minorHAnsi"/>
        </w:rPr>
        <w:t xml:space="preserve"> </w:t>
      </w:r>
      <w:r w:rsidRPr="00720FB7">
        <w:rPr>
          <w:rFonts w:eastAsiaTheme="minorHAnsi"/>
          <w:b/>
          <w:bCs/>
        </w:rPr>
        <w:t>1197</w:t>
      </w:r>
      <w:r w:rsidRPr="00720FB7">
        <w:rPr>
          <w:rFonts w:eastAsiaTheme="minorHAnsi"/>
        </w:rPr>
        <w:t>, 123–134 (2008).</w:t>
      </w:r>
    </w:p>
    <w:p w14:paraId="0A668C26" w14:textId="77777777" w:rsidR="00720FB7" w:rsidRPr="00720FB7" w:rsidRDefault="00720FB7" w:rsidP="00720FB7">
      <w:pPr>
        <w:pStyle w:val="Bibliography"/>
        <w:rPr>
          <w:rFonts w:eastAsiaTheme="minorHAnsi"/>
        </w:rPr>
      </w:pPr>
      <w:r w:rsidRPr="00720FB7">
        <w:rPr>
          <w:rFonts w:eastAsiaTheme="minorHAnsi"/>
        </w:rPr>
        <w:t>17.</w:t>
      </w:r>
      <w:r w:rsidRPr="00720FB7">
        <w:rPr>
          <w:rFonts w:eastAsiaTheme="minorHAnsi"/>
        </w:rPr>
        <w:tab/>
        <w:t xml:space="preserve">Saunders, J. A. &amp; Knill, D. C. Humans use continuous visual feedback from the hand to control fast reaching movements. </w:t>
      </w:r>
      <w:r w:rsidRPr="00720FB7">
        <w:rPr>
          <w:rFonts w:eastAsiaTheme="minorHAnsi"/>
          <w:i/>
          <w:iCs/>
        </w:rPr>
        <w:t>Exp. Brain Res.</w:t>
      </w:r>
      <w:r w:rsidRPr="00720FB7">
        <w:rPr>
          <w:rFonts w:eastAsiaTheme="minorHAnsi"/>
        </w:rPr>
        <w:t xml:space="preserve"> </w:t>
      </w:r>
      <w:r w:rsidRPr="00720FB7">
        <w:rPr>
          <w:rFonts w:eastAsiaTheme="minorHAnsi"/>
          <w:b/>
          <w:bCs/>
        </w:rPr>
        <w:t>152</w:t>
      </w:r>
      <w:r w:rsidRPr="00720FB7">
        <w:rPr>
          <w:rFonts w:eastAsiaTheme="minorHAnsi"/>
        </w:rPr>
        <w:t>, 341–352 (2003).</w:t>
      </w:r>
    </w:p>
    <w:p w14:paraId="1B1B3D9D" w14:textId="77777777" w:rsidR="00720FB7" w:rsidRPr="00720FB7" w:rsidRDefault="00720FB7" w:rsidP="00720FB7">
      <w:pPr>
        <w:pStyle w:val="Bibliography"/>
        <w:rPr>
          <w:rFonts w:eastAsiaTheme="minorHAnsi"/>
        </w:rPr>
      </w:pPr>
      <w:r w:rsidRPr="00720FB7">
        <w:rPr>
          <w:rFonts w:eastAsiaTheme="minorHAnsi"/>
        </w:rPr>
        <w:t>18.</w:t>
      </w:r>
      <w:r w:rsidRPr="00720FB7">
        <w:rPr>
          <w:rFonts w:eastAsiaTheme="minorHAnsi"/>
        </w:rPr>
        <w:tab/>
        <w:t xml:space="preserve">Saunders, J. A. &amp; Knill, D. C. Visual Feedback Control of Hand Movements. </w:t>
      </w:r>
      <w:r w:rsidRPr="00720FB7">
        <w:rPr>
          <w:rFonts w:eastAsiaTheme="minorHAnsi"/>
          <w:i/>
          <w:iCs/>
        </w:rPr>
        <w:t>J. Neurosci.</w:t>
      </w:r>
      <w:r w:rsidRPr="00720FB7">
        <w:rPr>
          <w:rFonts w:eastAsiaTheme="minorHAnsi"/>
        </w:rPr>
        <w:t xml:space="preserve"> </w:t>
      </w:r>
      <w:r w:rsidRPr="00720FB7">
        <w:rPr>
          <w:rFonts w:eastAsiaTheme="minorHAnsi"/>
          <w:b/>
          <w:bCs/>
        </w:rPr>
        <w:t>24</w:t>
      </w:r>
      <w:r w:rsidRPr="00720FB7">
        <w:rPr>
          <w:rFonts w:eastAsiaTheme="minorHAnsi"/>
        </w:rPr>
        <w:t>, 3223–3234 (2004).</w:t>
      </w:r>
    </w:p>
    <w:p w14:paraId="7F175F29" w14:textId="77777777" w:rsidR="00720FB7" w:rsidRPr="00720FB7" w:rsidRDefault="00720FB7" w:rsidP="00720FB7">
      <w:pPr>
        <w:pStyle w:val="Bibliography"/>
        <w:rPr>
          <w:rFonts w:eastAsiaTheme="minorHAnsi"/>
        </w:rPr>
      </w:pPr>
      <w:r w:rsidRPr="00720FB7">
        <w:rPr>
          <w:rFonts w:eastAsiaTheme="minorHAnsi"/>
        </w:rPr>
        <w:t>19.</w:t>
      </w:r>
      <w:r w:rsidRPr="00720FB7">
        <w:rPr>
          <w:rFonts w:eastAsiaTheme="minorHAnsi"/>
        </w:rPr>
        <w:tab/>
        <w:t xml:space="preserve">Jeka, J. J. &amp; Lackner, J. R. Fingertip contact influences human postural control. </w:t>
      </w:r>
      <w:r w:rsidRPr="00720FB7">
        <w:rPr>
          <w:rFonts w:eastAsiaTheme="minorHAnsi"/>
          <w:i/>
          <w:iCs/>
        </w:rPr>
        <w:t>Exp. Brain Res.</w:t>
      </w:r>
      <w:r w:rsidRPr="00720FB7">
        <w:rPr>
          <w:rFonts w:eastAsiaTheme="minorHAnsi"/>
        </w:rPr>
        <w:t xml:space="preserve"> </w:t>
      </w:r>
      <w:r w:rsidRPr="00720FB7">
        <w:rPr>
          <w:rFonts w:eastAsiaTheme="minorHAnsi"/>
          <w:b/>
          <w:bCs/>
        </w:rPr>
        <w:t>100</w:t>
      </w:r>
      <w:r w:rsidRPr="00720FB7">
        <w:rPr>
          <w:rFonts w:eastAsiaTheme="minorHAnsi"/>
        </w:rPr>
        <w:t>, 495–502 (1994).</w:t>
      </w:r>
    </w:p>
    <w:p w14:paraId="3EAAB1C3" w14:textId="77777777" w:rsidR="00720FB7" w:rsidRPr="00720FB7" w:rsidRDefault="00720FB7" w:rsidP="00720FB7">
      <w:pPr>
        <w:pStyle w:val="Bibliography"/>
        <w:rPr>
          <w:rFonts w:eastAsiaTheme="minorHAnsi"/>
        </w:rPr>
      </w:pPr>
      <w:r w:rsidRPr="00720FB7">
        <w:rPr>
          <w:rFonts w:eastAsiaTheme="minorHAnsi"/>
        </w:rPr>
        <w:t>20.</w:t>
      </w:r>
      <w:r w:rsidRPr="00720FB7">
        <w:rPr>
          <w:rFonts w:eastAsiaTheme="minorHAnsi"/>
        </w:rPr>
        <w:tab/>
        <w:t xml:space="preserve">Prochazka, A. Proprioceptive Feedback and Movement Regulation. </w:t>
      </w:r>
      <w:r w:rsidRPr="00720FB7">
        <w:rPr>
          <w:rFonts w:eastAsiaTheme="minorHAnsi"/>
          <w:i/>
          <w:iCs/>
        </w:rPr>
        <w:t>Compr. Physiol.</w:t>
      </w:r>
      <w:r w:rsidRPr="00720FB7">
        <w:rPr>
          <w:rFonts w:eastAsiaTheme="minorHAnsi"/>
        </w:rPr>
        <w:t xml:space="preserve"> </w:t>
      </w:r>
      <w:r w:rsidRPr="00720FB7">
        <w:rPr>
          <w:rFonts w:eastAsiaTheme="minorHAnsi"/>
          <w:b/>
          <w:bCs/>
        </w:rPr>
        <w:t>1995</w:t>
      </w:r>
      <w:r w:rsidRPr="00720FB7">
        <w:rPr>
          <w:rFonts w:eastAsiaTheme="minorHAnsi"/>
        </w:rPr>
        <w:t>, 89–127 (1995).</w:t>
      </w:r>
    </w:p>
    <w:p w14:paraId="35726812" w14:textId="77777777" w:rsidR="00720FB7" w:rsidRPr="00720FB7" w:rsidRDefault="00720FB7" w:rsidP="00720FB7">
      <w:pPr>
        <w:pStyle w:val="Bibliography"/>
        <w:rPr>
          <w:rFonts w:eastAsiaTheme="minorHAnsi"/>
        </w:rPr>
      </w:pPr>
      <w:r w:rsidRPr="00720FB7">
        <w:rPr>
          <w:rFonts w:eastAsiaTheme="minorHAnsi"/>
        </w:rPr>
        <w:t>21.</w:t>
      </w:r>
      <w:r w:rsidRPr="00720FB7">
        <w:rPr>
          <w:rFonts w:eastAsiaTheme="minorHAnsi"/>
        </w:rPr>
        <w:tab/>
        <w:t xml:space="preserve">Feldman, A. G. Once more on the equilibrium-point hypothesis (lambda model) for motor control. </w:t>
      </w:r>
      <w:r w:rsidRPr="00720FB7">
        <w:rPr>
          <w:rFonts w:eastAsiaTheme="minorHAnsi"/>
          <w:i/>
          <w:iCs/>
        </w:rPr>
        <w:t>J. Mot. Behav.</w:t>
      </w:r>
      <w:r w:rsidRPr="00720FB7">
        <w:rPr>
          <w:rFonts w:eastAsiaTheme="minorHAnsi"/>
        </w:rPr>
        <w:t xml:space="preserve"> </w:t>
      </w:r>
      <w:r w:rsidRPr="00720FB7">
        <w:rPr>
          <w:rFonts w:eastAsiaTheme="minorHAnsi"/>
          <w:b/>
          <w:bCs/>
        </w:rPr>
        <w:t>18</w:t>
      </w:r>
      <w:r w:rsidRPr="00720FB7">
        <w:rPr>
          <w:rFonts w:eastAsiaTheme="minorHAnsi"/>
        </w:rPr>
        <w:t>, 17–54 (1986).</w:t>
      </w:r>
    </w:p>
    <w:p w14:paraId="010F5967" w14:textId="77777777" w:rsidR="00720FB7" w:rsidRPr="00720FB7" w:rsidRDefault="00720FB7" w:rsidP="00720FB7">
      <w:pPr>
        <w:pStyle w:val="Bibliography"/>
        <w:rPr>
          <w:rFonts w:eastAsiaTheme="minorHAnsi"/>
        </w:rPr>
      </w:pPr>
      <w:r w:rsidRPr="00720FB7">
        <w:rPr>
          <w:rFonts w:eastAsiaTheme="minorHAnsi"/>
        </w:rPr>
        <w:t>22.</w:t>
      </w:r>
      <w:r w:rsidRPr="00720FB7">
        <w:rPr>
          <w:rFonts w:eastAsiaTheme="minorHAnsi"/>
        </w:rPr>
        <w:tab/>
        <w:t xml:space="preserve">Scott, S. H., Cluff, T., Lowrey, C. R. &amp; Takei, T. Feedback control during voluntary motor actions. </w:t>
      </w:r>
      <w:r w:rsidRPr="00720FB7">
        <w:rPr>
          <w:rFonts w:eastAsiaTheme="minorHAnsi"/>
          <w:i/>
          <w:iCs/>
        </w:rPr>
        <w:t>Curr. Opin. Neurobiol.</w:t>
      </w:r>
      <w:r w:rsidRPr="00720FB7">
        <w:rPr>
          <w:rFonts w:eastAsiaTheme="minorHAnsi"/>
        </w:rPr>
        <w:t xml:space="preserve"> </w:t>
      </w:r>
      <w:r w:rsidRPr="00720FB7">
        <w:rPr>
          <w:rFonts w:eastAsiaTheme="minorHAnsi"/>
          <w:b/>
          <w:bCs/>
        </w:rPr>
        <w:t>33</w:t>
      </w:r>
      <w:r w:rsidRPr="00720FB7">
        <w:rPr>
          <w:rFonts w:eastAsiaTheme="minorHAnsi"/>
        </w:rPr>
        <w:t>, 85–94 (2015).</w:t>
      </w:r>
    </w:p>
    <w:p w14:paraId="44E5763F" w14:textId="77777777" w:rsidR="00720FB7" w:rsidRPr="00720FB7" w:rsidRDefault="00720FB7" w:rsidP="00720FB7">
      <w:pPr>
        <w:pStyle w:val="Bibliography"/>
        <w:rPr>
          <w:rFonts w:eastAsiaTheme="minorHAnsi"/>
        </w:rPr>
      </w:pPr>
      <w:r w:rsidRPr="00720FB7">
        <w:rPr>
          <w:rFonts w:eastAsiaTheme="minorHAnsi"/>
        </w:rPr>
        <w:t>23.</w:t>
      </w:r>
      <w:r w:rsidRPr="00720FB7">
        <w:rPr>
          <w:rFonts w:eastAsiaTheme="minorHAnsi"/>
        </w:rPr>
        <w:tab/>
        <w:t xml:space="preserve">Nijhawan, R. &amp; Wu, S. Compensating time delays with neural predictions: are predictions sensory or motor? </w:t>
      </w:r>
      <w:r w:rsidRPr="00720FB7">
        <w:rPr>
          <w:rFonts w:eastAsiaTheme="minorHAnsi"/>
          <w:i/>
          <w:iCs/>
        </w:rPr>
        <w:t>Philos. Trans. R. Soc. Math. Phys. Eng. Sci.</w:t>
      </w:r>
      <w:r w:rsidRPr="00720FB7">
        <w:rPr>
          <w:rFonts w:eastAsiaTheme="minorHAnsi"/>
        </w:rPr>
        <w:t xml:space="preserve"> </w:t>
      </w:r>
      <w:r w:rsidRPr="00720FB7">
        <w:rPr>
          <w:rFonts w:eastAsiaTheme="minorHAnsi"/>
          <w:b/>
          <w:bCs/>
        </w:rPr>
        <w:t>367</w:t>
      </w:r>
      <w:r w:rsidRPr="00720FB7">
        <w:rPr>
          <w:rFonts w:eastAsiaTheme="minorHAnsi"/>
        </w:rPr>
        <w:t>, 1063–1078 (2009).</w:t>
      </w:r>
    </w:p>
    <w:p w14:paraId="31F620B6" w14:textId="77777777" w:rsidR="00720FB7" w:rsidRPr="00720FB7" w:rsidRDefault="00720FB7" w:rsidP="00720FB7">
      <w:pPr>
        <w:pStyle w:val="Bibliography"/>
        <w:rPr>
          <w:rFonts w:eastAsiaTheme="minorHAnsi"/>
        </w:rPr>
      </w:pPr>
      <w:r w:rsidRPr="00720FB7">
        <w:rPr>
          <w:rFonts w:eastAsiaTheme="minorHAnsi"/>
        </w:rPr>
        <w:t>24.</w:t>
      </w:r>
      <w:r w:rsidRPr="00720FB7">
        <w:rPr>
          <w:rFonts w:eastAsiaTheme="minorHAnsi"/>
        </w:rPr>
        <w:tab/>
        <w:t xml:space="preserve">Desmurget, M. &amp; Grafton, S. Forward modeling allows feedback control for fast reaching movements. </w:t>
      </w:r>
      <w:r w:rsidRPr="00720FB7">
        <w:rPr>
          <w:rFonts w:eastAsiaTheme="minorHAnsi"/>
          <w:i/>
          <w:iCs/>
        </w:rPr>
        <w:t>Trends Cogn. Sci.</w:t>
      </w:r>
      <w:r w:rsidRPr="00720FB7">
        <w:rPr>
          <w:rFonts w:eastAsiaTheme="minorHAnsi"/>
        </w:rPr>
        <w:t xml:space="preserve"> </w:t>
      </w:r>
      <w:r w:rsidRPr="00720FB7">
        <w:rPr>
          <w:rFonts w:eastAsiaTheme="minorHAnsi"/>
          <w:b/>
          <w:bCs/>
        </w:rPr>
        <w:t>4</w:t>
      </w:r>
      <w:r w:rsidRPr="00720FB7">
        <w:rPr>
          <w:rFonts w:eastAsiaTheme="minorHAnsi"/>
        </w:rPr>
        <w:t>, 423–431 (2000).</w:t>
      </w:r>
    </w:p>
    <w:p w14:paraId="4A51B28B" w14:textId="77777777" w:rsidR="00720FB7" w:rsidRPr="00720FB7" w:rsidRDefault="00720FB7" w:rsidP="00720FB7">
      <w:pPr>
        <w:pStyle w:val="Bibliography"/>
        <w:rPr>
          <w:rFonts w:eastAsiaTheme="minorHAnsi"/>
        </w:rPr>
      </w:pPr>
      <w:r w:rsidRPr="00720FB7">
        <w:rPr>
          <w:rFonts w:eastAsiaTheme="minorHAnsi"/>
        </w:rPr>
        <w:t>25.</w:t>
      </w:r>
      <w:r w:rsidRPr="00720FB7">
        <w:rPr>
          <w:rFonts w:eastAsiaTheme="minorHAnsi"/>
        </w:rPr>
        <w:tab/>
        <w:t xml:space="preserve">Seidler, R. D., Noll, D. C. &amp; Thiers, G. Feedforward and feedback processes in motor control. </w:t>
      </w:r>
      <w:r w:rsidRPr="00720FB7">
        <w:rPr>
          <w:rFonts w:eastAsiaTheme="minorHAnsi"/>
          <w:i/>
          <w:iCs/>
        </w:rPr>
        <w:t>NeuroImage</w:t>
      </w:r>
      <w:r w:rsidRPr="00720FB7">
        <w:rPr>
          <w:rFonts w:eastAsiaTheme="minorHAnsi"/>
        </w:rPr>
        <w:t xml:space="preserve"> </w:t>
      </w:r>
      <w:r w:rsidRPr="00720FB7">
        <w:rPr>
          <w:rFonts w:eastAsiaTheme="minorHAnsi"/>
          <w:b/>
          <w:bCs/>
        </w:rPr>
        <w:t>22</w:t>
      </w:r>
      <w:r w:rsidRPr="00720FB7">
        <w:rPr>
          <w:rFonts w:eastAsiaTheme="minorHAnsi"/>
        </w:rPr>
        <w:t>, 1775–1783 (2004).</w:t>
      </w:r>
    </w:p>
    <w:p w14:paraId="3B3B62D3" w14:textId="77777777" w:rsidR="00720FB7" w:rsidRPr="00720FB7" w:rsidRDefault="00720FB7" w:rsidP="00720FB7">
      <w:pPr>
        <w:pStyle w:val="Bibliography"/>
        <w:rPr>
          <w:rFonts w:eastAsiaTheme="minorHAnsi"/>
        </w:rPr>
      </w:pPr>
      <w:r w:rsidRPr="00720FB7">
        <w:rPr>
          <w:rFonts w:eastAsiaTheme="minorHAnsi"/>
        </w:rPr>
        <w:t>26.</w:t>
      </w:r>
      <w:r w:rsidRPr="00720FB7">
        <w:rPr>
          <w:rFonts w:eastAsiaTheme="minorHAnsi"/>
        </w:rPr>
        <w:tab/>
        <w:t xml:space="preserve">Shadmehr, R., Smith, M. A. &amp; Krakauer, J. W. Error Correction, Sensory Prediction, and Adaptation in Motor Control. </w:t>
      </w:r>
      <w:r w:rsidRPr="00720FB7">
        <w:rPr>
          <w:rFonts w:eastAsiaTheme="minorHAnsi"/>
          <w:i/>
          <w:iCs/>
        </w:rPr>
        <w:t>Annu. Rev. Neurosci.</w:t>
      </w:r>
      <w:r w:rsidRPr="00720FB7">
        <w:rPr>
          <w:rFonts w:eastAsiaTheme="minorHAnsi"/>
        </w:rPr>
        <w:t xml:space="preserve"> </w:t>
      </w:r>
      <w:r w:rsidRPr="00720FB7">
        <w:rPr>
          <w:rFonts w:eastAsiaTheme="minorHAnsi"/>
          <w:b/>
          <w:bCs/>
        </w:rPr>
        <w:t>33</w:t>
      </w:r>
      <w:r w:rsidRPr="00720FB7">
        <w:rPr>
          <w:rFonts w:eastAsiaTheme="minorHAnsi"/>
        </w:rPr>
        <w:t>, 89–108 (2010).</w:t>
      </w:r>
    </w:p>
    <w:p w14:paraId="704B1ACE" w14:textId="77777777" w:rsidR="00720FB7" w:rsidRPr="00720FB7" w:rsidRDefault="00720FB7" w:rsidP="00720FB7">
      <w:pPr>
        <w:pStyle w:val="Bibliography"/>
        <w:rPr>
          <w:rFonts w:eastAsiaTheme="minorHAnsi"/>
        </w:rPr>
      </w:pPr>
      <w:r w:rsidRPr="00720FB7">
        <w:rPr>
          <w:rFonts w:eastAsiaTheme="minorHAnsi"/>
        </w:rPr>
        <w:t>27.</w:t>
      </w:r>
      <w:r w:rsidRPr="00720FB7">
        <w:rPr>
          <w:rFonts w:eastAsiaTheme="minorHAnsi"/>
        </w:rPr>
        <w:tab/>
        <w:t xml:space="preserve">Diedrichsen, J., Shadmehr, R. &amp; Ivry, R. B. The coordination of movement: optimal feedback control and beyond. </w:t>
      </w:r>
      <w:r w:rsidRPr="00720FB7">
        <w:rPr>
          <w:rFonts w:eastAsiaTheme="minorHAnsi"/>
          <w:i/>
          <w:iCs/>
        </w:rPr>
        <w:t>Trends Cogn. Sci.</w:t>
      </w:r>
      <w:r w:rsidRPr="00720FB7">
        <w:rPr>
          <w:rFonts w:eastAsiaTheme="minorHAnsi"/>
        </w:rPr>
        <w:t xml:space="preserve"> </w:t>
      </w:r>
      <w:r w:rsidRPr="00720FB7">
        <w:rPr>
          <w:rFonts w:eastAsiaTheme="minorHAnsi"/>
          <w:b/>
          <w:bCs/>
        </w:rPr>
        <w:t>14</w:t>
      </w:r>
      <w:r w:rsidRPr="00720FB7">
        <w:rPr>
          <w:rFonts w:eastAsiaTheme="minorHAnsi"/>
        </w:rPr>
        <w:t>, 31–39 (2010).</w:t>
      </w:r>
    </w:p>
    <w:p w14:paraId="0C504F18" w14:textId="77777777" w:rsidR="00720FB7" w:rsidRPr="00720FB7" w:rsidRDefault="00720FB7" w:rsidP="00720FB7">
      <w:pPr>
        <w:pStyle w:val="Bibliography"/>
        <w:rPr>
          <w:rFonts w:eastAsiaTheme="minorHAnsi"/>
        </w:rPr>
      </w:pPr>
      <w:r w:rsidRPr="00720FB7">
        <w:rPr>
          <w:rFonts w:eastAsiaTheme="minorHAnsi"/>
        </w:rPr>
        <w:t>28.</w:t>
      </w:r>
      <w:r w:rsidRPr="00720FB7">
        <w:rPr>
          <w:rFonts w:eastAsiaTheme="minorHAnsi"/>
        </w:rPr>
        <w:tab/>
        <w:t xml:space="preserve">Todorov, E. &amp; Jordan, M. I. Optimal feedback control as a theory of motor coordination. </w:t>
      </w:r>
      <w:r w:rsidRPr="00720FB7">
        <w:rPr>
          <w:rFonts w:eastAsiaTheme="minorHAnsi"/>
          <w:i/>
          <w:iCs/>
        </w:rPr>
        <w:t>Nat. Neurosci.</w:t>
      </w:r>
      <w:r w:rsidRPr="00720FB7">
        <w:rPr>
          <w:rFonts w:eastAsiaTheme="minorHAnsi"/>
        </w:rPr>
        <w:t xml:space="preserve"> </w:t>
      </w:r>
      <w:r w:rsidRPr="00720FB7">
        <w:rPr>
          <w:rFonts w:eastAsiaTheme="minorHAnsi"/>
          <w:b/>
          <w:bCs/>
        </w:rPr>
        <w:t>5</w:t>
      </w:r>
      <w:r w:rsidRPr="00720FB7">
        <w:rPr>
          <w:rFonts w:eastAsiaTheme="minorHAnsi"/>
        </w:rPr>
        <w:t>, 1226–1235 (2002).</w:t>
      </w:r>
    </w:p>
    <w:p w14:paraId="7FF701BD" w14:textId="77777777" w:rsidR="00720FB7" w:rsidRPr="00720FB7" w:rsidRDefault="00720FB7" w:rsidP="00720FB7">
      <w:pPr>
        <w:pStyle w:val="Bibliography"/>
        <w:rPr>
          <w:rFonts w:eastAsiaTheme="minorHAnsi"/>
        </w:rPr>
      </w:pPr>
      <w:r w:rsidRPr="00720FB7">
        <w:rPr>
          <w:rFonts w:eastAsiaTheme="minorHAnsi"/>
        </w:rPr>
        <w:lastRenderedPageBreak/>
        <w:t>29.</w:t>
      </w:r>
      <w:r w:rsidRPr="00720FB7">
        <w:rPr>
          <w:rFonts w:eastAsiaTheme="minorHAnsi"/>
        </w:rPr>
        <w:tab/>
        <w:t xml:space="preserve">Kawato, M. &amp; Wolpert, D. Internal Models for Motor Control. in </w:t>
      </w:r>
      <w:r w:rsidRPr="00720FB7">
        <w:rPr>
          <w:rFonts w:eastAsiaTheme="minorHAnsi"/>
          <w:i/>
          <w:iCs/>
        </w:rPr>
        <w:t>Novartis Foundation Symposium 218 - Sensory Guidance of Movement</w:t>
      </w:r>
      <w:r w:rsidRPr="00720FB7">
        <w:rPr>
          <w:rFonts w:eastAsiaTheme="minorHAnsi"/>
        </w:rPr>
        <w:t xml:space="preserve"> 291–307 (John Wiley &amp; Sons, Ltd). doi:10.1002/9780470515563.ch16.</w:t>
      </w:r>
    </w:p>
    <w:p w14:paraId="420AAE70" w14:textId="77777777" w:rsidR="00720FB7" w:rsidRPr="00720FB7" w:rsidRDefault="00720FB7" w:rsidP="00720FB7">
      <w:pPr>
        <w:pStyle w:val="Bibliography"/>
        <w:rPr>
          <w:rFonts w:eastAsiaTheme="minorHAnsi"/>
        </w:rPr>
      </w:pPr>
      <w:r w:rsidRPr="00720FB7">
        <w:rPr>
          <w:rFonts w:eastAsiaTheme="minorHAnsi"/>
        </w:rPr>
        <w:t>30.</w:t>
      </w:r>
      <w:r w:rsidRPr="00720FB7">
        <w:rPr>
          <w:rFonts w:eastAsiaTheme="minorHAnsi"/>
        </w:rPr>
        <w:tab/>
        <w:t xml:space="preserve">Kawato, M. Internal models for motor control and trajectory planning. </w:t>
      </w:r>
      <w:r w:rsidRPr="00720FB7">
        <w:rPr>
          <w:rFonts w:eastAsiaTheme="minorHAnsi"/>
          <w:i/>
          <w:iCs/>
        </w:rPr>
        <w:t>Curr. Opin. Neurobiol.</w:t>
      </w:r>
      <w:r w:rsidRPr="00720FB7">
        <w:rPr>
          <w:rFonts w:eastAsiaTheme="minorHAnsi"/>
        </w:rPr>
        <w:t xml:space="preserve"> </w:t>
      </w:r>
      <w:r w:rsidRPr="00720FB7">
        <w:rPr>
          <w:rFonts w:eastAsiaTheme="minorHAnsi"/>
          <w:b/>
          <w:bCs/>
        </w:rPr>
        <w:t>9</w:t>
      </w:r>
      <w:r w:rsidRPr="00720FB7">
        <w:rPr>
          <w:rFonts w:eastAsiaTheme="minorHAnsi"/>
        </w:rPr>
        <w:t>, 718–727 (1999).</w:t>
      </w:r>
    </w:p>
    <w:p w14:paraId="2ED2E56A" w14:textId="77777777" w:rsidR="00720FB7" w:rsidRPr="00720FB7" w:rsidRDefault="00720FB7" w:rsidP="00720FB7">
      <w:pPr>
        <w:pStyle w:val="Bibliography"/>
        <w:rPr>
          <w:rFonts w:eastAsiaTheme="minorHAnsi"/>
        </w:rPr>
      </w:pPr>
      <w:r w:rsidRPr="00720FB7">
        <w:rPr>
          <w:rFonts w:eastAsiaTheme="minorHAnsi"/>
        </w:rPr>
        <w:t>31.</w:t>
      </w:r>
      <w:r w:rsidRPr="00720FB7">
        <w:rPr>
          <w:rFonts w:eastAsiaTheme="minorHAnsi"/>
        </w:rPr>
        <w:tab/>
        <w:t xml:space="preserve">Wolpert, D. M. &amp; Kawato, M. Multiple paired forward and inverse models for motor control. </w:t>
      </w:r>
      <w:r w:rsidRPr="00720FB7">
        <w:rPr>
          <w:rFonts w:eastAsiaTheme="minorHAnsi"/>
          <w:i/>
          <w:iCs/>
        </w:rPr>
        <w:t>Neural Netw.</w:t>
      </w:r>
      <w:r w:rsidRPr="00720FB7">
        <w:rPr>
          <w:rFonts w:eastAsiaTheme="minorHAnsi"/>
        </w:rPr>
        <w:t xml:space="preserve"> </w:t>
      </w:r>
      <w:r w:rsidRPr="00720FB7">
        <w:rPr>
          <w:rFonts w:eastAsiaTheme="minorHAnsi"/>
          <w:b/>
          <w:bCs/>
        </w:rPr>
        <w:t>11</w:t>
      </w:r>
      <w:r w:rsidRPr="00720FB7">
        <w:rPr>
          <w:rFonts w:eastAsiaTheme="minorHAnsi"/>
        </w:rPr>
        <w:t>, 1317–1329 (1998).</w:t>
      </w:r>
    </w:p>
    <w:p w14:paraId="6BB7EE78" w14:textId="77777777" w:rsidR="00720FB7" w:rsidRPr="00720FB7" w:rsidRDefault="00720FB7" w:rsidP="00720FB7">
      <w:pPr>
        <w:pStyle w:val="Bibliography"/>
        <w:rPr>
          <w:rFonts w:eastAsiaTheme="minorHAnsi"/>
        </w:rPr>
      </w:pPr>
      <w:r w:rsidRPr="00720FB7">
        <w:rPr>
          <w:rFonts w:eastAsiaTheme="minorHAnsi"/>
        </w:rPr>
        <w:t>32.</w:t>
      </w:r>
      <w:r w:rsidRPr="00720FB7">
        <w:rPr>
          <w:rFonts w:eastAsiaTheme="minorHAnsi"/>
        </w:rPr>
        <w:tab/>
        <w:t xml:space="preserve">Blakemore, S. J., Wolpert, D. M. &amp; Frith, C. D. Central cancellation of self-produced tickle sensation. </w:t>
      </w:r>
      <w:r w:rsidRPr="00720FB7">
        <w:rPr>
          <w:rFonts w:eastAsiaTheme="minorHAnsi"/>
          <w:i/>
          <w:iCs/>
        </w:rPr>
        <w:t>Nat. Neurosci.</w:t>
      </w:r>
      <w:r w:rsidRPr="00720FB7">
        <w:rPr>
          <w:rFonts w:eastAsiaTheme="minorHAnsi"/>
        </w:rPr>
        <w:t xml:space="preserve"> </w:t>
      </w:r>
      <w:r w:rsidRPr="00720FB7">
        <w:rPr>
          <w:rFonts w:eastAsiaTheme="minorHAnsi"/>
          <w:b/>
          <w:bCs/>
        </w:rPr>
        <w:t>1</w:t>
      </w:r>
      <w:r w:rsidRPr="00720FB7">
        <w:rPr>
          <w:rFonts w:eastAsiaTheme="minorHAnsi"/>
        </w:rPr>
        <w:t>, 635–640 (1998).</w:t>
      </w:r>
    </w:p>
    <w:p w14:paraId="0A445F11" w14:textId="77777777" w:rsidR="00720FB7" w:rsidRPr="00720FB7" w:rsidRDefault="00720FB7" w:rsidP="00720FB7">
      <w:pPr>
        <w:pStyle w:val="Bibliography"/>
        <w:rPr>
          <w:rFonts w:eastAsiaTheme="minorHAnsi"/>
        </w:rPr>
      </w:pPr>
      <w:r w:rsidRPr="00720FB7">
        <w:rPr>
          <w:rFonts w:eastAsiaTheme="minorHAnsi"/>
        </w:rPr>
        <w:t>33.</w:t>
      </w:r>
      <w:r w:rsidRPr="00720FB7">
        <w:rPr>
          <w:rFonts w:eastAsiaTheme="minorHAnsi"/>
        </w:rPr>
        <w:tab/>
        <w:t xml:space="preserve">Shadmehr, R., Brashers-Krug, T. &amp; Mussa-Ivaldi, F. Interference in Learning Internal Models of Inverse Dynamics in Humans. in </w:t>
      </w:r>
      <w:r w:rsidRPr="00720FB7">
        <w:rPr>
          <w:rFonts w:eastAsiaTheme="minorHAnsi"/>
          <w:i/>
          <w:iCs/>
        </w:rPr>
        <w:t>Advances in Neural Information Processing Systems</w:t>
      </w:r>
      <w:r w:rsidRPr="00720FB7">
        <w:rPr>
          <w:rFonts w:eastAsiaTheme="minorHAnsi"/>
        </w:rPr>
        <w:t xml:space="preserve"> vol. 7 (MIT Press, 1994).</w:t>
      </w:r>
    </w:p>
    <w:p w14:paraId="7BFFD12F" w14:textId="77777777" w:rsidR="00720FB7" w:rsidRPr="00720FB7" w:rsidRDefault="00720FB7" w:rsidP="00720FB7">
      <w:pPr>
        <w:pStyle w:val="Bibliography"/>
        <w:rPr>
          <w:rFonts w:eastAsiaTheme="minorHAnsi"/>
        </w:rPr>
      </w:pPr>
      <w:r w:rsidRPr="00720FB7">
        <w:rPr>
          <w:rFonts w:eastAsiaTheme="minorHAnsi"/>
        </w:rPr>
        <w:t>34.</w:t>
      </w:r>
      <w:r w:rsidRPr="00720FB7">
        <w:rPr>
          <w:rFonts w:eastAsiaTheme="minorHAnsi"/>
        </w:rPr>
        <w:tab/>
        <w:t xml:space="preserve">Shidara, M., Kawano, K., Gomi, H. &amp; Kawato, M. Inverse-dynamics model eye movement control by Purkinje cells in the cerebellum. </w:t>
      </w:r>
      <w:r w:rsidRPr="00720FB7">
        <w:rPr>
          <w:rFonts w:eastAsiaTheme="minorHAnsi"/>
          <w:i/>
          <w:iCs/>
        </w:rPr>
        <w:t>Nature</w:t>
      </w:r>
      <w:r w:rsidRPr="00720FB7">
        <w:rPr>
          <w:rFonts w:eastAsiaTheme="minorHAnsi"/>
        </w:rPr>
        <w:t xml:space="preserve"> </w:t>
      </w:r>
      <w:r w:rsidRPr="00720FB7">
        <w:rPr>
          <w:rFonts w:eastAsiaTheme="minorHAnsi"/>
          <w:b/>
          <w:bCs/>
        </w:rPr>
        <w:t>365</w:t>
      </w:r>
      <w:r w:rsidRPr="00720FB7">
        <w:rPr>
          <w:rFonts w:eastAsiaTheme="minorHAnsi"/>
        </w:rPr>
        <w:t>, 50–52 (1993).</w:t>
      </w:r>
    </w:p>
    <w:p w14:paraId="2008F941" w14:textId="77777777" w:rsidR="00720FB7" w:rsidRPr="00720FB7" w:rsidRDefault="00720FB7" w:rsidP="00720FB7">
      <w:pPr>
        <w:pStyle w:val="Bibliography"/>
        <w:rPr>
          <w:rFonts w:eastAsiaTheme="minorHAnsi"/>
        </w:rPr>
      </w:pPr>
      <w:r w:rsidRPr="00720FB7">
        <w:rPr>
          <w:rFonts w:eastAsiaTheme="minorHAnsi"/>
        </w:rPr>
        <w:t>35.</w:t>
      </w:r>
      <w:r w:rsidRPr="00720FB7">
        <w:rPr>
          <w:rFonts w:eastAsiaTheme="minorHAnsi"/>
        </w:rPr>
        <w:tab/>
        <w:t xml:space="preserve">Schweighofer, N., Arbib, M. A. &amp; Kawato, M. Role of the cerebellum in reaching movements in humans. I. Distributed inverse dynamics control. </w:t>
      </w:r>
      <w:r w:rsidRPr="00720FB7">
        <w:rPr>
          <w:rFonts w:eastAsiaTheme="minorHAnsi"/>
          <w:i/>
          <w:iCs/>
        </w:rPr>
        <w:t>Eur. J. Neurosci.</w:t>
      </w:r>
      <w:r w:rsidRPr="00720FB7">
        <w:rPr>
          <w:rFonts w:eastAsiaTheme="minorHAnsi"/>
        </w:rPr>
        <w:t xml:space="preserve"> </w:t>
      </w:r>
      <w:r w:rsidRPr="00720FB7">
        <w:rPr>
          <w:rFonts w:eastAsiaTheme="minorHAnsi"/>
          <w:b/>
          <w:bCs/>
        </w:rPr>
        <w:t>10</w:t>
      </w:r>
      <w:r w:rsidRPr="00720FB7">
        <w:rPr>
          <w:rFonts w:eastAsiaTheme="minorHAnsi"/>
        </w:rPr>
        <w:t>, 86–94 (1998).</w:t>
      </w:r>
    </w:p>
    <w:p w14:paraId="134EEBC9" w14:textId="77777777" w:rsidR="00720FB7" w:rsidRPr="00720FB7" w:rsidRDefault="00720FB7" w:rsidP="00720FB7">
      <w:pPr>
        <w:pStyle w:val="Bibliography"/>
        <w:rPr>
          <w:rFonts w:eastAsiaTheme="minorHAnsi"/>
        </w:rPr>
      </w:pPr>
      <w:r w:rsidRPr="00720FB7">
        <w:rPr>
          <w:rFonts w:eastAsiaTheme="minorHAnsi"/>
        </w:rPr>
        <w:t>36.</w:t>
      </w:r>
      <w:r w:rsidRPr="00720FB7">
        <w:rPr>
          <w:rFonts w:eastAsiaTheme="minorHAnsi"/>
        </w:rPr>
        <w:tab/>
        <w:t xml:space="preserve">Lisberger, S. G. Internal models of eye movement in the floccular complex of the monkey cerebellum. </w:t>
      </w:r>
      <w:r w:rsidRPr="00720FB7">
        <w:rPr>
          <w:rFonts w:eastAsiaTheme="minorHAnsi"/>
          <w:i/>
          <w:iCs/>
        </w:rPr>
        <w:t>Neuroscience</w:t>
      </w:r>
      <w:r w:rsidRPr="00720FB7">
        <w:rPr>
          <w:rFonts w:eastAsiaTheme="minorHAnsi"/>
        </w:rPr>
        <w:t xml:space="preserve"> </w:t>
      </w:r>
      <w:r w:rsidRPr="00720FB7">
        <w:rPr>
          <w:rFonts w:eastAsiaTheme="minorHAnsi"/>
          <w:b/>
          <w:bCs/>
        </w:rPr>
        <w:t>162</w:t>
      </w:r>
      <w:r w:rsidRPr="00720FB7">
        <w:rPr>
          <w:rFonts w:eastAsiaTheme="minorHAnsi"/>
        </w:rPr>
        <w:t>, 763–776 (2009).</w:t>
      </w:r>
    </w:p>
    <w:p w14:paraId="55B84833" w14:textId="77777777" w:rsidR="00720FB7" w:rsidRPr="00720FB7" w:rsidRDefault="00720FB7" w:rsidP="00720FB7">
      <w:pPr>
        <w:pStyle w:val="Bibliography"/>
        <w:rPr>
          <w:rFonts w:eastAsiaTheme="minorHAnsi"/>
        </w:rPr>
      </w:pPr>
      <w:r w:rsidRPr="00720FB7">
        <w:rPr>
          <w:rFonts w:eastAsiaTheme="minorHAnsi"/>
        </w:rPr>
        <w:t>37.</w:t>
      </w:r>
      <w:r w:rsidRPr="00720FB7">
        <w:rPr>
          <w:rFonts w:eastAsiaTheme="minorHAnsi"/>
        </w:rPr>
        <w:tab/>
        <w:t xml:space="preserve">Kawato, M., Ohmae, S., Hoang, H. &amp; Sanger, T. 50 Years Since the Marr, Ito, and Albus Models of the Cerebellum. </w:t>
      </w:r>
      <w:r w:rsidRPr="00720FB7">
        <w:rPr>
          <w:rFonts w:eastAsiaTheme="minorHAnsi"/>
          <w:i/>
          <w:iCs/>
        </w:rPr>
        <w:t>Neuroscience</w:t>
      </w:r>
      <w:r w:rsidRPr="00720FB7">
        <w:rPr>
          <w:rFonts w:eastAsiaTheme="minorHAnsi"/>
        </w:rPr>
        <w:t xml:space="preserve"> </w:t>
      </w:r>
      <w:r w:rsidRPr="00720FB7">
        <w:rPr>
          <w:rFonts w:eastAsiaTheme="minorHAnsi"/>
          <w:b/>
          <w:bCs/>
        </w:rPr>
        <w:t>462</w:t>
      </w:r>
      <w:r w:rsidRPr="00720FB7">
        <w:rPr>
          <w:rFonts w:eastAsiaTheme="minorHAnsi"/>
        </w:rPr>
        <w:t>, 151–174 (2021).</w:t>
      </w:r>
    </w:p>
    <w:p w14:paraId="19B69FA0" w14:textId="77777777" w:rsidR="00720FB7" w:rsidRPr="00720FB7" w:rsidRDefault="00720FB7" w:rsidP="00720FB7">
      <w:pPr>
        <w:pStyle w:val="Bibliography"/>
        <w:rPr>
          <w:rFonts w:eastAsiaTheme="minorHAnsi"/>
        </w:rPr>
      </w:pPr>
      <w:r w:rsidRPr="00720FB7">
        <w:rPr>
          <w:rFonts w:eastAsiaTheme="minorHAnsi"/>
        </w:rPr>
        <w:t>38.</w:t>
      </w:r>
      <w:r w:rsidRPr="00720FB7">
        <w:rPr>
          <w:rFonts w:eastAsiaTheme="minorHAnsi"/>
        </w:rPr>
        <w:tab/>
        <w:t xml:space="preserve">Honda, T. </w:t>
      </w:r>
      <w:r w:rsidRPr="00720FB7">
        <w:rPr>
          <w:rFonts w:eastAsiaTheme="minorHAnsi"/>
          <w:i/>
          <w:iCs/>
        </w:rPr>
        <w:t>et al.</w:t>
      </w:r>
      <w:r w:rsidRPr="00720FB7">
        <w:rPr>
          <w:rFonts w:eastAsiaTheme="minorHAnsi"/>
        </w:rPr>
        <w:t xml:space="preserve"> Tandem internal models execute motor learning in the cerebellum. </w:t>
      </w:r>
      <w:r w:rsidRPr="00720FB7">
        <w:rPr>
          <w:rFonts w:eastAsiaTheme="minorHAnsi"/>
          <w:i/>
          <w:iCs/>
        </w:rPr>
        <w:t>Proc. Natl. Acad. Sci.</w:t>
      </w:r>
      <w:r w:rsidRPr="00720FB7">
        <w:rPr>
          <w:rFonts w:eastAsiaTheme="minorHAnsi"/>
        </w:rPr>
        <w:t xml:space="preserve"> </w:t>
      </w:r>
      <w:r w:rsidRPr="00720FB7">
        <w:rPr>
          <w:rFonts w:eastAsiaTheme="minorHAnsi"/>
          <w:b/>
          <w:bCs/>
        </w:rPr>
        <w:t>115</w:t>
      </w:r>
      <w:r w:rsidRPr="00720FB7">
        <w:rPr>
          <w:rFonts w:eastAsiaTheme="minorHAnsi"/>
        </w:rPr>
        <w:t>, 7428–7433 (2018).</w:t>
      </w:r>
    </w:p>
    <w:p w14:paraId="0E168177" w14:textId="77777777" w:rsidR="00720FB7" w:rsidRPr="00720FB7" w:rsidRDefault="00720FB7" w:rsidP="00720FB7">
      <w:pPr>
        <w:pStyle w:val="Bibliography"/>
        <w:rPr>
          <w:rFonts w:eastAsiaTheme="minorHAnsi"/>
        </w:rPr>
      </w:pPr>
      <w:r w:rsidRPr="00720FB7">
        <w:rPr>
          <w:rFonts w:eastAsiaTheme="minorHAnsi"/>
        </w:rPr>
        <w:t>39.</w:t>
      </w:r>
      <w:r w:rsidRPr="00720FB7">
        <w:rPr>
          <w:rFonts w:eastAsiaTheme="minorHAnsi"/>
        </w:rPr>
        <w:tab/>
        <w:t xml:space="preserve">Gentili, R. J. </w:t>
      </w:r>
      <w:r w:rsidRPr="00720FB7">
        <w:rPr>
          <w:rFonts w:eastAsiaTheme="minorHAnsi"/>
          <w:i/>
          <w:iCs/>
        </w:rPr>
        <w:t>et al.</w:t>
      </w:r>
      <w:r w:rsidRPr="00720FB7">
        <w:rPr>
          <w:rFonts w:eastAsiaTheme="minorHAnsi"/>
        </w:rPr>
        <w:t xml:space="preserve"> Integration of Gravitational Torques in Cerebellar Pathways Allows for the Dynamic Inverse Computation of Vertical Pointing Movements of a Robot Arm. </w:t>
      </w:r>
      <w:r w:rsidRPr="00720FB7">
        <w:rPr>
          <w:rFonts w:eastAsiaTheme="minorHAnsi"/>
          <w:i/>
          <w:iCs/>
        </w:rPr>
        <w:t>PLOS ONE</w:t>
      </w:r>
      <w:r w:rsidRPr="00720FB7">
        <w:rPr>
          <w:rFonts w:eastAsiaTheme="minorHAnsi"/>
        </w:rPr>
        <w:t xml:space="preserve"> </w:t>
      </w:r>
      <w:r w:rsidRPr="00720FB7">
        <w:rPr>
          <w:rFonts w:eastAsiaTheme="minorHAnsi"/>
          <w:b/>
          <w:bCs/>
        </w:rPr>
        <w:t>4</w:t>
      </w:r>
      <w:r w:rsidRPr="00720FB7">
        <w:rPr>
          <w:rFonts w:eastAsiaTheme="minorHAnsi"/>
        </w:rPr>
        <w:t>, e5176 (2009).</w:t>
      </w:r>
    </w:p>
    <w:p w14:paraId="10715886" w14:textId="77777777" w:rsidR="00720FB7" w:rsidRPr="00720FB7" w:rsidRDefault="00720FB7" w:rsidP="00720FB7">
      <w:pPr>
        <w:pStyle w:val="Bibliography"/>
        <w:rPr>
          <w:rFonts w:eastAsiaTheme="minorHAnsi"/>
        </w:rPr>
      </w:pPr>
      <w:r w:rsidRPr="00720FB7">
        <w:rPr>
          <w:rFonts w:eastAsiaTheme="minorHAnsi"/>
        </w:rPr>
        <w:t>40.</w:t>
      </w:r>
      <w:r w:rsidRPr="00720FB7">
        <w:rPr>
          <w:rFonts w:eastAsiaTheme="minorHAnsi"/>
        </w:rPr>
        <w:tab/>
        <w:t xml:space="preserve">Laurens, J. &amp; Angelaki, D. E. A unified internal model theory to resolve the paradox of active versus passive self-motion sensation. </w:t>
      </w:r>
      <w:r w:rsidRPr="00720FB7">
        <w:rPr>
          <w:rFonts w:eastAsiaTheme="minorHAnsi"/>
          <w:i/>
          <w:iCs/>
        </w:rPr>
        <w:t>eLife</w:t>
      </w:r>
      <w:r w:rsidRPr="00720FB7">
        <w:rPr>
          <w:rFonts w:eastAsiaTheme="minorHAnsi"/>
        </w:rPr>
        <w:t xml:space="preserve"> </w:t>
      </w:r>
      <w:r w:rsidRPr="00720FB7">
        <w:rPr>
          <w:rFonts w:eastAsiaTheme="minorHAnsi"/>
          <w:b/>
          <w:bCs/>
        </w:rPr>
        <w:t>6</w:t>
      </w:r>
      <w:r w:rsidRPr="00720FB7">
        <w:rPr>
          <w:rFonts w:eastAsiaTheme="minorHAnsi"/>
        </w:rPr>
        <w:t>, e28074 (2017).</w:t>
      </w:r>
    </w:p>
    <w:p w14:paraId="675DB92F" w14:textId="77777777" w:rsidR="00720FB7" w:rsidRPr="00720FB7" w:rsidRDefault="00720FB7" w:rsidP="00720FB7">
      <w:pPr>
        <w:pStyle w:val="Bibliography"/>
        <w:rPr>
          <w:rFonts w:eastAsiaTheme="minorHAnsi"/>
        </w:rPr>
      </w:pPr>
      <w:r w:rsidRPr="00720FB7">
        <w:rPr>
          <w:rFonts w:eastAsiaTheme="minorHAnsi"/>
        </w:rPr>
        <w:t>41.</w:t>
      </w:r>
      <w:r w:rsidRPr="00720FB7">
        <w:rPr>
          <w:rFonts w:eastAsiaTheme="minorHAnsi"/>
        </w:rPr>
        <w:tab/>
        <w:t xml:space="preserve">Featherstone, R. </w:t>
      </w:r>
      <w:r w:rsidRPr="00720FB7">
        <w:rPr>
          <w:rFonts w:eastAsiaTheme="minorHAnsi"/>
          <w:i/>
          <w:iCs/>
        </w:rPr>
        <w:t>Rigid Body Dynamics Algorithms</w:t>
      </w:r>
      <w:r w:rsidRPr="00720FB7">
        <w:rPr>
          <w:rFonts w:eastAsiaTheme="minorHAnsi"/>
        </w:rPr>
        <w:t>. (Springer US, Boston, MA, 2008). doi:10.1007/978-1-4899-7560-7.</w:t>
      </w:r>
    </w:p>
    <w:p w14:paraId="11963C3C" w14:textId="77777777" w:rsidR="00720FB7" w:rsidRPr="00720FB7" w:rsidRDefault="00720FB7" w:rsidP="00720FB7">
      <w:pPr>
        <w:pStyle w:val="Bibliography"/>
        <w:rPr>
          <w:rFonts w:eastAsiaTheme="minorHAnsi"/>
        </w:rPr>
      </w:pPr>
      <w:r w:rsidRPr="00720FB7">
        <w:rPr>
          <w:rFonts w:eastAsiaTheme="minorHAnsi"/>
        </w:rPr>
        <w:lastRenderedPageBreak/>
        <w:t>42.</w:t>
      </w:r>
      <w:r w:rsidRPr="00720FB7">
        <w:rPr>
          <w:rFonts w:eastAsiaTheme="minorHAnsi"/>
        </w:rPr>
        <w:tab/>
        <w:t xml:space="preserve">Smith, M. A. &amp; Shadmehr, R. Intact ability to learn internal models of arm dynamics in Huntington’s disease but not cerebellar degeneration. </w:t>
      </w:r>
      <w:r w:rsidRPr="00720FB7">
        <w:rPr>
          <w:rFonts w:eastAsiaTheme="minorHAnsi"/>
          <w:i/>
          <w:iCs/>
        </w:rPr>
        <w:t>J. Neurophysiol.</w:t>
      </w:r>
      <w:r w:rsidRPr="00720FB7">
        <w:rPr>
          <w:rFonts w:eastAsiaTheme="minorHAnsi"/>
        </w:rPr>
        <w:t xml:space="preserve"> </w:t>
      </w:r>
      <w:r w:rsidRPr="00720FB7">
        <w:rPr>
          <w:rFonts w:eastAsiaTheme="minorHAnsi"/>
          <w:b/>
          <w:bCs/>
        </w:rPr>
        <w:t>93</w:t>
      </w:r>
      <w:r w:rsidRPr="00720FB7">
        <w:rPr>
          <w:rFonts w:eastAsiaTheme="minorHAnsi"/>
        </w:rPr>
        <w:t>, 2809–2821 (2005).</w:t>
      </w:r>
    </w:p>
    <w:p w14:paraId="4B917C73" w14:textId="77777777" w:rsidR="00720FB7" w:rsidRPr="00720FB7" w:rsidRDefault="00720FB7" w:rsidP="00720FB7">
      <w:pPr>
        <w:pStyle w:val="Bibliography"/>
        <w:rPr>
          <w:rFonts w:eastAsiaTheme="minorHAnsi"/>
        </w:rPr>
      </w:pPr>
      <w:r w:rsidRPr="00720FB7">
        <w:rPr>
          <w:rFonts w:eastAsiaTheme="minorHAnsi"/>
        </w:rPr>
        <w:t>43.</w:t>
      </w:r>
      <w:r w:rsidRPr="00720FB7">
        <w:rPr>
          <w:rFonts w:eastAsiaTheme="minorHAnsi"/>
        </w:rPr>
        <w:tab/>
        <w:t xml:space="preserve">Izawa, J., Criscimagna-Hemminger, S. E. &amp; Shadmehr, R. Cerebellar contributions to reach adaptation and learning sensory consequences of action. </w:t>
      </w:r>
      <w:r w:rsidRPr="00720FB7">
        <w:rPr>
          <w:rFonts w:eastAsiaTheme="minorHAnsi"/>
          <w:i/>
          <w:iCs/>
        </w:rPr>
        <w:t>J. Neurosci. Off. J. Soc. Neurosci.</w:t>
      </w:r>
      <w:r w:rsidRPr="00720FB7">
        <w:rPr>
          <w:rFonts w:eastAsiaTheme="minorHAnsi"/>
        </w:rPr>
        <w:t xml:space="preserve"> </w:t>
      </w:r>
      <w:r w:rsidRPr="00720FB7">
        <w:rPr>
          <w:rFonts w:eastAsiaTheme="minorHAnsi"/>
          <w:b/>
          <w:bCs/>
        </w:rPr>
        <w:t>32</w:t>
      </w:r>
      <w:r w:rsidRPr="00720FB7">
        <w:rPr>
          <w:rFonts w:eastAsiaTheme="minorHAnsi"/>
        </w:rPr>
        <w:t>, 4230–4239 (2012).</w:t>
      </w:r>
    </w:p>
    <w:p w14:paraId="27601987" w14:textId="77777777" w:rsidR="00720FB7" w:rsidRPr="00720FB7" w:rsidRDefault="00720FB7" w:rsidP="00720FB7">
      <w:pPr>
        <w:pStyle w:val="Bibliography"/>
        <w:rPr>
          <w:rFonts w:eastAsiaTheme="minorHAnsi"/>
        </w:rPr>
      </w:pPr>
      <w:r w:rsidRPr="00720FB7">
        <w:rPr>
          <w:rFonts w:eastAsiaTheme="minorHAnsi"/>
        </w:rPr>
        <w:t>44.</w:t>
      </w:r>
      <w:r w:rsidRPr="00720FB7">
        <w:rPr>
          <w:rFonts w:eastAsiaTheme="minorHAnsi"/>
        </w:rPr>
        <w:tab/>
        <w:t xml:space="preserve">Ghasia, F. F., Meng, H. &amp; Angelaki, D. E. Neural Correlates of Forward and Inverse Models for Eye Movements: Evidence from Three-Dimensional Kinematics. </w:t>
      </w:r>
      <w:r w:rsidRPr="00720FB7">
        <w:rPr>
          <w:rFonts w:eastAsiaTheme="minorHAnsi"/>
          <w:i/>
          <w:iCs/>
        </w:rPr>
        <w:t>J. Neurosci.</w:t>
      </w:r>
      <w:r w:rsidRPr="00720FB7">
        <w:rPr>
          <w:rFonts w:eastAsiaTheme="minorHAnsi"/>
        </w:rPr>
        <w:t xml:space="preserve"> </w:t>
      </w:r>
      <w:r w:rsidRPr="00720FB7">
        <w:rPr>
          <w:rFonts w:eastAsiaTheme="minorHAnsi"/>
          <w:b/>
          <w:bCs/>
        </w:rPr>
        <w:t>28</w:t>
      </w:r>
      <w:r w:rsidRPr="00720FB7">
        <w:rPr>
          <w:rFonts w:eastAsiaTheme="minorHAnsi"/>
        </w:rPr>
        <w:t>, 5082–5087 (2008).</w:t>
      </w:r>
    </w:p>
    <w:p w14:paraId="2CC00A0A" w14:textId="77777777" w:rsidR="00720FB7" w:rsidRPr="00720FB7" w:rsidRDefault="00720FB7" w:rsidP="00720FB7">
      <w:pPr>
        <w:pStyle w:val="Bibliography"/>
        <w:rPr>
          <w:rFonts w:eastAsiaTheme="minorHAnsi"/>
        </w:rPr>
      </w:pPr>
      <w:r w:rsidRPr="00720FB7">
        <w:rPr>
          <w:rFonts w:eastAsiaTheme="minorHAnsi"/>
        </w:rPr>
        <w:t>45.</w:t>
      </w:r>
      <w:r w:rsidRPr="00720FB7">
        <w:rPr>
          <w:rFonts w:eastAsiaTheme="minorHAnsi"/>
        </w:rPr>
        <w:tab/>
        <w:t xml:space="preserve">de Graaf, M. L. </w:t>
      </w:r>
      <w:r w:rsidRPr="00720FB7">
        <w:rPr>
          <w:rFonts w:eastAsiaTheme="minorHAnsi"/>
          <w:i/>
          <w:iCs/>
        </w:rPr>
        <w:t>et al.</w:t>
      </w:r>
      <w:r w:rsidRPr="00720FB7">
        <w:rPr>
          <w:rFonts w:eastAsiaTheme="minorHAnsi"/>
        </w:rPr>
        <w:t xml:space="preserve"> InFoRM: a unified inverse and forward model for sensorimotor control. </w:t>
      </w:r>
      <w:r w:rsidRPr="00720FB7">
        <w:rPr>
          <w:rFonts w:eastAsiaTheme="minorHAnsi"/>
          <w:i/>
          <w:iCs/>
        </w:rPr>
        <w:t>Sci. Rep.</w:t>
      </w:r>
      <w:r w:rsidRPr="00720FB7">
        <w:rPr>
          <w:rFonts w:eastAsiaTheme="minorHAnsi"/>
        </w:rPr>
        <w:t xml:space="preserve"> </w:t>
      </w:r>
      <w:r w:rsidRPr="00720FB7">
        <w:rPr>
          <w:rFonts w:eastAsiaTheme="minorHAnsi"/>
          <w:b/>
          <w:bCs/>
        </w:rPr>
        <w:t>16</w:t>
      </w:r>
      <w:r w:rsidRPr="00720FB7">
        <w:rPr>
          <w:rFonts w:eastAsiaTheme="minorHAnsi"/>
        </w:rPr>
        <w:t>, 8490 (2026).</w:t>
      </w:r>
    </w:p>
    <w:p w14:paraId="5E4DEBBC" w14:textId="77777777" w:rsidR="00720FB7" w:rsidRPr="00720FB7" w:rsidRDefault="00720FB7" w:rsidP="00720FB7">
      <w:pPr>
        <w:pStyle w:val="Bibliography"/>
        <w:rPr>
          <w:rFonts w:eastAsiaTheme="minorHAnsi"/>
        </w:rPr>
      </w:pPr>
      <w:r w:rsidRPr="00720FB7">
        <w:rPr>
          <w:rFonts w:eastAsiaTheme="minorHAnsi"/>
        </w:rPr>
        <w:t>46.</w:t>
      </w:r>
      <w:r w:rsidRPr="00720FB7">
        <w:rPr>
          <w:rFonts w:eastAsiaTheme="minorHAnsi"/>
        </w:rPr>
        <w:tab/>
        <w:t xml:space="preserve">Todorov, E. &amp; Ghahramani, Z. Unsupervised learning of sensory-motor primitives. in </w:t>
      </w:r>
      <w:r w:rsidRPr="00720FB7">
        <w:rPr>
          <w:rFonts w:eastAsiaTheme="minorHAnsi"/>
          <w:i/>
          <w:iCs/>
        </w:rPr>
        <w:t>Proceedings of the 25th Annual International Conference of the IEEE Engineering in Medicine and Biology Society</w:t>
      </w:r>
      <w:r w:rsidRPr="00720FB7">
        <w:rPr>
          <w:rFonts w:eastAsiaTheme="minorHAnsi"/>
        </w:rPr>
        <w:t xml:space="preserve"> vol. 2 1750-1753 Vol.2 (2003).</w:t>
      </w:r>
    </w:p>
    <w:p w14:paraId="6E597DC9" w14:textId="77777777" w:rsidR="00720FB7" w:rsidRPr="00720FB7" w:rsidRDefault="00720FB7" w:rsidP="00720FB7">
      <w:pPr>
        <w:pStyle w:val="Bibliography"/>
        <w:rPr>
          <w:rFonts w:eastAsiaTheme="minorHAnsi"/>
        </w:rPr>
      </w:pPr>
      <w:r w:rsidRPr="00720FB7">
        <w:rPr>
          <w:rFonts w:eastAsiaTheme="minorHAnsi"/>
        </w:rPr>
        <w:t>47.</w:t>
      </w:r>
      <w:r w:rsidRPr="00720FB7">
        <w:rPr>
          <w:rFonts w:eastAsiaTheme="minorHAnsi"/>
        </w:rPr>
        <w:tab/>
        <w:t xml:space="preserve">Diedrichsen, J., Hashambhoy, Y., Rane, T. &amp; Shadmehr, R. Neural correlates of reach errors. </w:t>
      </w:r>
      <w:r w:rsidRPr="00720FB7">
        <w:rPr>
          <w:rFonts w:eastAsiaTheme="minorHAnsi"/>
          <w:i/>
          <w:iCs/>
        </w:rPr>
        <w:t>J. Neurosci. Off. J. Soc. Neurosci.</w:t>
      </w:r>
      <w:r w:rsidRPr="00720FB7">
        <w:rPr>
          <w:rFonts w:eastAsiaTheme="minorHAnsi"/>
        </w:rPr>
        <w:t xml:space="preserve"> </w:t>
      </w:r>
      <w:r w:rsidRPr="00720FB7">
        <w:rPr>
          <w:rFonts w:eastAsiaTheme="minorHAnsi"/>
          <w:b/>
          <w:bCs/>
        </w:rPr>
        <w:t>25</w:t>
      </w:r>
      <w:r w:rsidRPr="00720FB7">
        <w:rPr>
          <w:rFonts w:eastAsiaTheme="minorHAnsi"/>
        </w:rPr>
        <w:t>, 9919–9931 (2005).</w:t>
      </w:r>
    </w:p>
    <w:p w14:paraId="7A3B76D6" w14:textId="77777777" w:rsidR="00720FB7" w:rsidRPr="00720FB7" w:rsidRDefault="00720FB7" w:rsidP="00720FB7">
      <w:pPr>
        <w:pStyle w:val="Bibliography"/>
        <w:rPr>
          <w:rFonts w:eastAsiaTheme="minorHAnsi"/>
        </w:rPr>
      </w:pPr>
      <w:r w:rsidRPr="00720FB7">
        <w:rPr>
          <w:rFonts w:eastAsiaTheme="minorHAnsi"/>
        </w:rPr>
        <w:t>48.</w:t>
      </w:r>
      <w:r w:rsidRPr="00720FB7">
        <w:rPr>
          <w:rFonts w:eastAsiaTheme="minorHAnsi"/>
        </w:rPr>
        <w:tab/>
        <w:t xml:space="preserve">Gauss, C. F. Über ein neues allgemeines Grundgesetz der Mechanik. </w:t>
      </w:r>
      <w:r w:rsidRPr="00720FB7">
        <w:rPr>
          <w:rFonts w:eastAsiaTheme="minorHAnsi"/>
          <w:b/>
          <w:bCs/>
        </w:rPr>
        <w:t>1829</w:t>
      </w:r>
      <w:r w:rsidRPr="00720FB7">
        <w:rPr>
          <w:rFonts w:eastAsiaTheme="minorHAnsi"/>
        </w:rPr>
        <w:t>, 232–235 (1829).</w:t>
      </w:r>
    </w:p>
    <w:p w14:paraId="564AE275" w14:textId="77777777" w:rsidR="00720FB7" w:rsidRPr="00720FB7" w:rsidRDefault="00720FB7" w:rsidP="00720FB7">
      <w:pPr>
        <w:pStyle w:val="Bibliography"/>
        <w:rPr>
          <w:rFonts w:eastAsiaTheme="minorHAnsi"/>
        </w:rPr>
      </w:pPr>
      <w:r w:rsidRPr="00720FB7">
        <w:rPr>
          <w:rFonts w:eastAsiaTheme="minorHAnsi"/>
        </w:rPr>
        <w:t>49.</w:t>
      </w:r>
      <w:r w:rsidRPr="00720FB7">
        <w:rPr>
          <w:rFonts w:eastAsiaTheme="minorHAnsi"/>
        </w:rPr>
        <w:tab/>
        <w:t xml:space="preserve">Appell, P. </w:t>
      </w:r>
      <w:r w:rsidRPr="00720FB7">
        <w:rPr>
          <w:rFonts w:eastAsiaTheme="minorHAnsi"/>
          <w:i/>
          <w:iCs/>
        </w:rPr>
        <w:t>Sur une forme générale des équations de la dynamique</w:t>
      </w:r>
      <w:r w:rsidRPr="00720FB7">
        <w:rPr>
          <w:rFonts w:eastAsiaTheme="minorHAnsi"/>
        </w:rPr>
        <w:t>. (Gauthier-Villars et cie, Paris, 1925).</w:t>
      </w:r>
    </w:p>
    <w:p w14:paraId="11DE7FF1" w14:textId="77777777" w:rsidR="00720FB7" w:rsidRPr="00720FB7" w:rsidRDefault="00720FB7" w:rsidP="00720FB7">
      <w:pPr>
        <w:pStyle w:val="Bibliography"/>
        <w:rPr>
          <w:rFonts w:eastAsiaTheme="minorHAnsi"/>
        </w:rPr>
      </w:pPr>
      <w:r w:rsidRPr="00720FB7">
        <w:rPr>
          <w:rFonts w:eastAsiaTheme="minorHAnsi"/>
        </w:rPr>
        <w:t>50.</w:t>
      </w:r>
      <w:r w:rsidRPr="00720FB7">
        <w:rPr>
          <w:rFonts w:eastAsiaTheme="minorHAnsi"/>
        </w:rPr>
        <w:tab/>
        <w:t xml:space="preserve">Pars, L. A. </w:t>
      </w:r>
      <w:r w:rsidRPr="00720FB7">
        <w:rPr>
          <w:rFonts w:eastAsiaTheme="minorHAnsi"/>
          <w:i/>
          <w:iCs/>
        </w:rPr>
        <w:t>A Treatise on Analytical Dynamics</w:t>
      </w:r>
      <w:r w:rsidRPr="00720FB7">
        <w:rPr>
          <w:rFonts w:eastAsiaTheme="minorHAnsi"/>
        </w:rPr>
        <w:t>. (London, Heinemann, 1965).</w:t>
      </w:r>
    </w:p>
    <w:p w14:paraId="1FDF076F" w14:textId="77777777" w:rsidR="00720FB7" w:rsidRPr="00720FB7" w:rsidRDefault="00720FB7" w:rsidP="00720FB7">
      <w:pPr>
        <w:pStyle w:val="Bibliography"/>
        <w:rPr>
          <w:rFonts w:eastAsiaTheme="minorHAnsi"/>
        </w:rPr>
      </w:pPr>
      <w:r w:rsidRPr="00720FB7">
        <w:rPr>
          <w:rFonts w:eastAsiaTheme="minorHAnsi"/>
        </w:rPr>
        <w:t>51.</w:t>
      </w:r>
      <w:r w:rsidRPr="00720FB7">
        <w:rPr>
          <w:rFonts w:eastAsiaTheme="minorHAnsi"/>
        </w:rPr>
        <w:tab/>
        <w:t xml:space="preserve">Gibbs, J. W. </w:t>
      </w:r>
      <w:r w:rsidRPr="00720FB7">
        <w:rPr>
          <w:rFonts w:eastAsiaTheme="minorHAnsi"/>
          <w:i/>
          <w:iCs/>
        </w:rPr>
        <w:t>On the Fundamental Formulae of Dynamics</w:t>
      </w:r>
      <w:r w:rsidRPr="00720FB7">
        <w:rPr>
          <w:rFonts w:eastAsiaTheme="minorHAnsi"/>
        </w:rPr>
        <w:t>. (American Journal of Mathematics, 1879).</w:t>
      </w:r>
    </w:p>
    <w:p w14:paraId="4A2D00B8" w14:textId="77777777" w:rsidR="00720FB7" w:rsidRPr="00720FB7" w:rsidRDefault="00720FB7" w:rsidP="00720FB7">
      <w:pPr>
        <w:pStyle w:val="Bibliography"/>
        <w:rPr>
          <w:rFonts w:eastAsiaTheme="minorHAnsi"/>
        </w:rPr>
      </w:pPr>
      <w:r w:rsidRPr="00720FB7">
        <w:rPr>
          <w:rFonts w:eastAsiaTheme="minorHAnsi"/>
        </w:rPr>
        <w:t>52.</w:t>
      </w:r>
      <w:r w:rsidRPr="00720FB7">
        <w:rPr>
          <w:rFonts w:eastAsiaTheme="minorHAnsi"/>
        </w:rPr>
        <w:tab/>
        <w:t xml:space="preserve">Papastavridis, J. G. </w:t>
      </w:r>
      <w:r w:rsidRPr="00720FB7">
        <w:rPr>
          <w:rFonts w:eastAsiaTheme="minorHAnsi"/>
          <w:i/>
          <w:iCs/>
        </w:rPr>
        <w:t>Analytical Mechanics: A Comprehensive Treatise on the Dynamics of Constrained Systems</w:t>
      </w:r>
      <w:r w:rsidRPr="00720FB7">
        <w:rPr>
          <w:rFonts w:eastAsiaTheme="minorHAnsi"/>
        </w:rPr>
        <w:t>. (World scientific, Hackensack, 2014).</w:t>
      </w:r>
    </w:p>
    <w:p w14:paraId="3B81730D" w14:textId="77777777" w:rsidR="00720FB7" w:rsidRPr="00720FB7" w:rsidRDefault="00720FB7" w:rsidP="00720FB7">
      <w:pPr>
        <w:pStyle w:val="Bibliography"/>
        <w:rPr>
          <w:rFonts w:eastAsiaTheme="minorHAnsi"/>
        </w:rPr>
      </w:pPr>
      <w:r w:rsidRPr="00720FB7">
        <w:rPr>
          <w:rFonts w:eastAsiaTheme="minorHAnsi"/>
        </w:rPr>
        <w:t>53.</w:t>
      </w:r>
      <w:r w:rsidRPr="00720FB7">
        <w:rPr>
          <w:rFonts w:eastAsiaTheme="minorHAnsi"/>
        </w:rPr>
        <w:tab/>
        <w:t>Hendrycks, D. &amp; Gimpel, K. Gaussian Error Linear Units (GELUs). Preprint at https://doi.org/10.48550/arXiv.1606.08415 (2023).</w:t>
      </w:r>
    </w:p>
    <w:p w14:paraId="70279C40" w14:textId="77777777" w:rsidR="00720FB7" w:rsidRPr="00720FB7" w:rsidRDefault="00720FB7" w:rsidP="00720FB7">
      <w:pPr>
        <w:pStyle w:val="Bibliography"/>
        <w:rPr>
          <w:rFonts w:eastAsiaTheme="minorHAnsi"/>
        </w:rPr>
      </w:pPr>
      <w:r w:rsidRPr="00720FB7">
        <w:rPr>
          <w:rFonts w:eastAsiaTheme="minorHAnsi"/>
        </w:rPr>
        <w:t>54.</w:t>
      </w:r>
      <w:r w:rsidRPr="00720FB7">
        <w:rPr>
          <w:rFonts w:eastAsiaTheme="minorHAnsi"/>
        </w:rPr>
        <w:tab/>
        <w:t xml:space="preserve">Czarnecki, W. M., Osindero, S., Jaderberg, M., Swirszcz, G. &amp; Pascanu, R. Sobolev Training for Neural Networks. in </w:t>
      </w:r>
      <w:r w:rsidRPr="00720FB7">
        <w:rPr>
          <w:rFonts w:eastAsiaTheme="minorHAnsi"/>
          <w:i/>
          <w:iCs/>
        </w:rPr>
        <w:t>Advances in Neural Information Processing Systems</w:t>
      </w:r>
      <w:r w:rsidRPr="00720FB7">
        <w:rPr>
          <w:rFonts w:eastAsiaTheme="minorHAnsi"/>
        </w:rPr>
        <w:t xml:space="preserve"> vol. 30 (Curran Associates, Inc., 2017).</w:t>
      </w:r>
    </w:p>
    <w:p w14:paraId="3AA23DFC" w14:textId="77777777" w:rsidR="00720FB7" w:rsidRPr="00720FB7" w:rsidRDefault="00720FB7" w:rsidP="00720FB7">
      <w:pPr>
        <w:pStyle w:val="Bibliography"/>
        <w:rPr>
          <w:rFonts w:eastAsiaTheme="minorHAnsi"/>
        </w:rPr>
      </w:pPr>
      <w:r w:rsidRPr="00720FB7">
        <w:rPr>
          <w:rFonts w:eastAsiaTheme="minorHAnsi"/>
        </w:rPr>
        <w:t>55.</w:t>
      </w:r>
      <w:r w:rsidRPr="00720FB7">
        <w:rPr>
          <w:rFonts w:eastAsiaTheme="minorHAnsi"/>
        </w:rPr>
        <w:tab/>
        <w:t>Akiba, T., Sano, S., Yanase, T., Ohta, T. &amp; Koyama, M. Optuna: A Next-generation Hyperparameter Optimization Framework. Preprint at https://doi.org/10.48550/arXiv.1907.10902 (2019).</w:t>
      </w:r>
    </w:p>
    <w:p w14:paraId="7D30B440" w14:textId="77777777" w:rsidR="00720FB7" w:rsidRPr="00720FB7" w:rsidRDefault="00720FB7" w:rsidP="00720FB7">
      <w:pPr>
        <w:pStyle w:val="Bibliography"/>
        <w:rPr>
          <w:rFonts w:eastAsiaTheme="minorHAnsi"/>
        </w:rPr>
      </w:pPr>
      <w:r w:rsidRPr="00720FB7">
        <w:rPr>
          <w:rFonts w:eastAsiaTheme="minorHAnsi"/>
        </w:rPr>
        <w:lastRenderedPageBreak/>
        <w:t>56.</w:t>
      </w:r>
      <w:r w:rsidRPr="00720FB7">
        <w:rPr>
          <w:rFonts w:eastAsiaTheme="minorHAnsi"/>
        </w:rPr>
        <w:tab/>
        <w:t>Kingma, D. P. &amp; Ba, J. Adam: A Method for Stochastic Optimization. Preprint at https://doi.org/10.48550/arXiv.1412.6980 (2017).</w:t>
      </w:r>
    </w:p>
    <w:p w14:paraId="507FF4EF" w14:textId="77777777" w:rsidR="00720FB7" w:rsidRPr="00720FB7" w:rsidRDefault="00720FB7" w:rsidP="00720FB7">
      <w:pPr>
        <w:pStyle w:val="Bibliography"/>
        <w:rPr>
          <w:rFonts w:eastAsiaTheme="minorHAnsi"/>
        </w:rPr>
      </w:pPr>
      <w:r w:rsidRPr="00720FB7">
        <w:rPr>
          <w:rFonts w:eastAsiaTheme="minorHAnsi"/>
        </w:rPr>
        <w:t>57.</w:t>
      </w:r>
      <w:r w:rsidRPr="00720FB7">
        <w:rPr>
          <w:rFonts w:eastAsiaTheme="minorHAnsi"/>
        </w:rPr>
        <w:tab/>
        <w:t xml:space="preserve">Allen, S. J., Yeadon, M. R. (Fred) &amp; King, M. A. The effect of increasing strength and approach velocity on triple jump performance. </w:t>
      </w:r>
      <w:r w:rsidRPr="00720FB7">
        <w:rPr>
          <w:rFonts w:eastAsiaTheme="minorHAnsi"/>
          <w:i/>
          <w:iCs/>
        </w:rPr>
        <w:t>J. Biomech.</w:t>
      </w:r>
      <w:r w:rsidRPr="00720FB7">
        <w:rPr>
          <w:rFonts w:eastAsiaTheme="minorHAnsi"/>
        </w:rPr>
        <w:t xml:space="preserve"> </w:t>
      </w:r>
      <w:r w:rsidRPr="00720FB7">
        <w:rPr>
          <w:rFonts w:eastAsiaTheme="minorHAnsi"/>
          <w:b/>
          <w:bCs/>
        </w:rPr>
        <w:t>49</w:t>
      </w:r>
      <w:r w:rsidRPr="00720FB7">
        <w:rPr>
          <w:rFonts w:eastAsiaTheme="minorHAnsi"/>
        </w:rPr>
        <w:t>, 3796–3802 (2016).</w:t>
      </w:r>
    </w:p>
    <w:p w14:paraId="57E44E10" w14:textId="77777777" w:rsidR="00720FB7" w:rsidRPr="00720FB7" w:rsidRDefault="00720FB7" w:rsidP="00720FB7">
      <w:pPr>
        <w:pStyle w:val="Bibliography"/>
        <w:rPr>
          <w:rFonts w:eastAsiaTheme="minorHAnsi"/>
        </w:rPr>
      </w:pPr>
      <w:r w:rsidRPr="00720FB7">
        <w:rPr>
          <w:rFonts w:eastAsiaTheme="minorHAnsi"/>
        </w:rPr>
        <w:t>58.</w:t>
      </w:r>
      <w:r w:rsidRPr="00720FB7">
        <w:rPr>
          <w:rFonts w:eastAsiaTheme="minorHAnsi"/>
        </w:rPr>
        <w:tab/>
        <w:t xml:space="preserve">Owaki, D., Horikiri, S., Nishii, J. &amp; Ishiguro, A. Tegotae-Based Control Produces Adaptive Inter- and Intra-limb Coordination in Bipedal Walking. </w:t>
      </w:r>
      <w:r w:rsidRPr="00720FB7">
        <w:rPr>
          <w:rFonts w:eastAsiaTheme="minorHAnsi"/>
          <w:i/>
          <w:iCs/>
        </w:rPr>
        <w:t>Front. Neurorobotics</w:t>
      </w:r>
      <w:r w:rsidRPr="00720FB7">
        <w:rPr>
          <w:rFonts w:eastAsiaTheme="minorHAnsi"/>
        </w:rPr>
        <w:t xml:space="preserve"> </w:t>
      </w:r>
      <w:r w:rsidRPr="00720FB7">
        <w:rPr>
          <w:rFonts w:eastAsiaTheme="minorHAnsi"/>
          <w:b/>
          <w:bCs/>
        </w:rPr>
        <w:t>15</w:t>
      </w:r>
      <w:r w:rsidRPr="00720FB7">
        <w:rPr>
          <w:rFonts w:eastAsiaTheme="minorHAnsi"/>
        </w:rPr>
        <w:t>, (2021).</w:t>
      </w:r>
    </w:p>
    <w:p w14:paraId="6C93A276" w14:textId="77777777" w:rsidR="00720FB7" w:rsidRPr="00720FB7" w:rsidRDefault="00720FB7" w:rsidP="00720FB7">
      <w:pPr>
        <w:pStyle w:val="Bibliography"/>
        <w:rPr>
          <w:rFonts w:eastAsiaTheme="minorHAnsi"/>
        </w:rPr>
      </w:pPr>
      <w:r w:rsidRPr="00720FB7">
        <w:rPr>
          <w:rFonts w:eastAsiaTheme="minorHAnsi"/>
        </w:rPr>
        <w:t>59.</w:t>
      </w:r>
      <w:r w:rsidRPr="00720FB7">
        <w:rPr>
          <w:rFonts w:eastAsiaTheme="minorHAnsi"/>
        </w:rPr>
        <w:tab/>
        <w:t xml:space="preserve">Kawato, M., Furukawa, K. &amp; Suzuki, R. A hierarchical neural-network model for control and learning of voluntary movement. </w:t>
      </w:r>
      <w:r w:rsidRPr="00720FB7">
        <w:rPr>
          <w:rFonts w:eastAsiaTheme="minorHAnsi"/>
          <w:i/>
          <w:iCs/>
        </w:rPr>
        <w:t>Biol. Cybern.</w:t>
      </w:r>
      <w:r w:rsidRPr="00720FB7">
        <w:rPr>
          <w:rFonts w:eastAsiaTheme="minorHAnsi"/>
        </w:rPr>
        <w:t xml:space="preserve"> </w:t>
      </w:r>
      <w:r w:rsidRPr="00720FB7">
        <w:rPr>
          <w:rFonts w:eastAsiaTheme="minorHAnsi"/>
          <w:b/>
          <w:bCs/>
        </w:rPr>
        <w:t>57</w:t>
      </w:r>
      <w:r w:rsidRPr="00720FB7">
        <w:rPr>
          <w:rFonts w:eastAsiaTheme="minorHAnsi"/>
        </w:rPr>
        <w:t>, 169–185 (1987).</w:t>
      </w:r>
    </w:p>
    <w:p w14:paraId="76CC8339" w14:textId="77777777" w:rsidR="00720FB7" w:rsidRPr="00720FB7" w:rsidRDefault="00720FB7" w:rsidP="00720FB7">
      <w:pPr>
        <w:pStyle w:val="Bibliography"/>
        <w:rPr>
          <w:rFonts w:eastAsiaTheme="minorHAnsi"/>
        </w:rPr>
      </w:pPr>
      <w:r w:rsidRPr="00720FB7">
        <w:rPr>
          <w:rFonts w:eastAsiaTheme="minorHAnsi"/>
        </w:rPr>
        <w:t>60.</w:t>
      </w:r>
      <w:r w:rsidRPr="00720FB7">
        <w:rPr>
          <w:rFonts w:eastAsiaTheme="minorHAnsi"/>
        </w:rPr>
        <w:tab/>
        <w:t xml:space="preserve">Virtanen, P. </w:t>
      </w:r>
      <w:r w:rsidRPr="00720FB7">
        <w:rPr>
          <w:rFonts w:eastAsiaTheme="minorHAnsi"/>
          <w:i/>
          <w:iCs/>
        </w:rPr>
        <w:t>et al.</w:t>
      </w:r>
      <w:r w:rsidRPr="00720FB7">
        <w:rPr>
          <w:rFonts w:eastAsiaTheme="minorHAnsi"/>
        </w:rPr>
        <w:t xml:space="preserve"> SciPy 1.0: fundamental algorithms for scientific computing in Python. </w:t>
      </w:r>
      <w:r w:rsidRPr="00720FB7">
        <w:rPr>
          <w:rFonts w:eastAsiaTheme="minorHAnsi"/>
          <w:i/>
          <w:iCs/>
        </w:rPr>
        <w:t>Nat. Methods</w:t>
      </w:r>
      <w:r w:rsidRPr="00720FB7">
        <w:rPr>
          <w:rFonts w:eastAsiaTheme="minorHAnsi"/>
        </w:rPr>
        <w:t xml:space="preserve"> </w:t>
      </w:r>
      <w:r w:rsidRPr="00720FB7">
        <w:rPr>
          <w:rFonts w:eastAsiaTheme="minorHAnsi"/>
          <w:b/>
          <w:bCs/>
        </w:rPr>
        <w:t>17</w:t>
      </w:r>
      <w:r w:rsidRPr="00720FB7">
        <w:rPr>
          <w:rFonts w:eastAsiaTheme="minorHAnsi"/>
        </w:rPr>
        <w:t>, 261–272 (2020).</w:t>
      </w:r>
    </w:p>
    <w:p w14:paraId="1ED31360" w14:textId="77777777" w:rsidR="00720FB7" w:rsidRPr="00720FB7" w:rsidRDefault="00720FB7" w:rsidP="00720FB7">
      <w:pPr>
        <w:pStyle w:val="Bibliography"/>
        <w:rPr>
          <w:rFonts w:eastAsiaTheme="minorHAnsi"/>
        </w:rPr>
      </w:pPr>
      <w:r w:rsidRPr="00720FB7">
        <w:rPr>
          <w:rFonts w:eastAsiaTheme="minorHAnsi"/>
        </w:rPr>
        <w:t>61.</w:t>
      </w:r>
      <w:r w:rsidRPr="00720FB7">
        <w:rPr>
          <w:rFonts w:eastAsiaTheme="minorHAnsi"/>
        </w:rPr>
        <w:tab/>
        <w:t xml:space="preserve">Seabold, S. &amp; Perktold, J. Statsmodels: Econometric and Statistical Modeling with Python. </w:t>
      </w:r>
      <w:r w:rsidRPr="00720FB7">
        <w:rPr>
          <w:rFonts w:eastAsiaTheme="minorHAnsi"/>
          <w:i/>
          <w:iCs/>
        </w:rPr>
        <w:t>SciPy 2010</w:t>
      </w:r>
      <w:r w:rsidRPr="00720FB7">
        <w:rPr>
          <w:rFonts w:eastAsiaTheme="minorHAnsi"/>
        </w:rPr>
        <w:t xml:space="preserve"> https://doi.org/10.25080/Majora-92bf1922-011 (2010) doi:10.25080/Majora-92bf1922-011.</w:t>
      </w:r>
    </w:p>
    <w:p w14:paraId="229B127C" w14:textId="77777777" w:rsidR="00720FB7" w:rsidRPr="00720FB7" w:rsidRDefault="00720FB7" w:rsidP="00720FB7">
      <w:pPr>
        <w:pStyle w:val="Bibliography"/>
        <w:rPr>
          <w:rFonts w:eastAsiaTheme="minorHAnsi"/>
        </w:rPr>
      </w:pPr>
      <w:r w:rsidRPr="00720FB7">
        <w:rPr>
          <w:rFonts w:eastAsiaTheme="minorHAnsi"/>
        </w:rPr>
        <w:t>62.</w:t>
      </w:r>
      <w:r w:rsidRPr="00720FB7">
        <w:rPr>
          <w:rFonts w:eastAsiaTheme="minorHAnsi"/>
        </w:rPr>
        <w:tab/>
        <w:t xml:space="preserve">Paszke, A. </w:t>
      </w:r>
      <w:r w:rsidRPr="00720FB7">
        <w:rPr>
          <w:rFonts w:eastAsiaTheme="minorHAnsi"/>
          <w:i/>
          <w:iCs/>
        </w:rPr>
        <w:t>et al.</w:t>
      </w:r>
      <w:r w:rsidRPr="00720FB7">
        <w:rPr>
          <w:rFonts w:eastAsiaTheme="minorHAnsi"/>
        </w:rPr>
        <w:t xml:space="preserve"> PyTorch: An Imperative Style, High-Performance Deep Learning Library. Preprint at https://doi.org/10.48550/arXiv.1912.01703 (2019).</w:t>
      </w:r>
    </w:p>
    <w:p w14:paraId="3220D2E6" w14:textId="77777777" w:rsidR="00720FB7" w:rsidRPr="00720FB7" w:rsidRDefault="00720FB7" w:rsidP="00720FB7">
      <w:pPr>
        <w:pStyle w:val="Bibliography"/>
        <w:rPr>
          <w:rFonts w:eastAsiaTheme="minorHAnsi"/>
        </w:rPr>
      </w:pPr>
      <w:r w:rsidRPr="00720FB7">
        <w:rPr>
          <w:rFonts w:eastAsiaTheme="minorHAnsi"/>
        </w:rPr>
        <w:t>63.</w:t>
      </w:r>
      <w:r w:rsidRPr="00720FB7">
        <w:rPr>
          <w:rFonts w:eastAsiaTheme="minorHAnsi"/>
        </w:rPr>
        <w:tab/>
        <w:t xml:space="preserve">Otten, E. Inverse and forward dynamics: models of multi–body systems. </w:t>
      </w:r>
      <w:r w:rsidRPr="00720FB7">
        <w:rPr>
          <w:rFonts w:eastAsiaTheme="minorHAnsi"/>
          <w:i/>
          <w:iCs/>
        </w:rPr>
        <w:t>Philos. Trans. R. Soc. B Biol. Sci.</w:t>
      </w:r>
      <w:r w:rsidRPr="00720FB7">
        <w:rPr>
          <w:rFonts w:eastAsiaTheme="minorHAnsi"/>
        </w:rPr>
        <w:t xml:space="preserve"> </w:t>
      </w:r>
      <w:r w:rsidRPr="00720FB7">
        <w:rPr>
          <w:rFonts w:eastAsiaTheme="minorHAnsi"/>
          <w:b/>
          <w:bCs/>
        </w:rPr>
        <w:t>358</w:t>
      </w:r>
      <w:r w:rsidRPr="00720FB7">
        <w:rPr>
          <w:rFonts w:eastAsiaTheme="minorHAnsi"/>
        </w:rPr>
        <w:t>, 1493–1500 (2003).</w:t>
      </w:r>
    </w:p>
    <w:p w14:paraId="30478FB5" w14:textId="77777777" w:rsidR="00720FB7" w:rsidRPr="00720FB7" w:rsidRDefault="00720FB7" w:rsidP="00720FB7">
      <w:pPr>
        <w:pStyle w:val="Bibliography"/>
        <w:rPr>
          <w:rFonts w:eastAsiaTheme="minorHAnsi"/>
        </w:rPr>
      </w:pPr>
      <w:r w:rsidRPr="00720FB7">
        <w:rPr>
          <w:rFonts w:eastAsiaTheme="minorHAnsi"/>
        </w:rPr>
        <w:t>64.</w:t>
      </w:r>
      <w:r w:rsidRPr="00720FB7">
        <w:rPr>
          <w:rFonts w:eastAsiaTheme="minorHAnsi"/>
        </w:rPr>
        <w:tab/>
        <w:t>Krishnapriyan, A. S., Gholami, A., Zhe, S., Kirby, R. M. &amp; Mahoney, M. W. Characterizing possible failure modes in physics-informed neural networks. in (2021).</w:t>
      </w:r>
    </w:p>
    <w:p w14:paraId="4460D78A" w14:textId="77777777" w:rsidR="00720FB7" w:rsidRPr="00720FB7" w:rsidRDefault="00720FB7" w:rsidP="00720FB7">
      <w:pPr>
        <w:pStyle w:val="Bibliography"/>
        <w:rPr>
          <w:rFonts w:eastAsiaTheme="minorHAnsi"/>
        </w:rPr>
      </w:pPr>
      <w:r w:rsidRPr="00720FB7">
        <w:rPr>
          <w:rFonts w:eastAsiaTheme="minorHAnsi"/>
        </w:rPr>
        <w:t>65.</w:t>
      </w:r>
      <w:r w:rsidRPr="00720FB7">
        <w:rPr>
          <w:rFonts w:eastAsiaTheme="minorHAnsi"/>
        </w:rPr>
        <w:tab/>
        <w:t>Wang, S., Li, B., Chen, Y. &amp; Perdikaris, P. PirateNets: Physics-informed Deep Learning with Residual Adaptive Networks. Preprint at https://doi.org/10.48550/arXiv.2402.00326 (2024).</w:t>
      </w:r>
    </w:p>
    <w:p w14:paraId="5239993B" w14:textId="77777777" w:rsidR="00720FB7" w:rsidRPr="00720FB7" w:rsidRDefault="00720FB7" w:rsidP="00720FB7">
      <w:pPr>
        <w:pStyle w:val="Bibliography"/>
        <w:rPr>
          <w:rFonts w:eastAsiaTheme="minorHAnsi"/>
        </w:rPr>
      </w:pPr>
      <w:r w:rsidRPr="00720FB7">
        <w:rPr>
          <w:rFonts w:eastAsiaTheme="minorHAnsi"/>
        </w:rPr>
        <w:t>66.</w:t>
      </w:r>
      <w:r w:rsidRPr="00720FB7">
        <w:rPr>
          <w:rFonts w:eastAsiaTheme="minorHAnsi"/>
        </w:rPr>
        <w:tab/>
        <w:t xml:space="preserve">Pantidis, P., Eldababy, H., Tagle, C. M. &amp; Mobasher, M. E. Error convergence and engineering-guided hyperparameter search of PINNs: Towards optimized I-FENN performance. </w:t>
      </w:r>
      <w:r w:rsidRPr="00720FB7">
        <w:rPr>
          <w:rFonts w:eastAsiaTheme="minorHAnsi"/>
          <w:i/>
          <w:iCs/>
        </w:rPr>
        <w:t>Comput. Methods Appl. Mech. Eng.</w:t>
      </w:r>
      <w:r w:rsidRPr="00720FB7">
        <w:rPr>
          <w:rFonts w:eastAsiaTheme="minorHAnsi"/>
        </w:rPr>
        <w:t xml:space="preserve"> </w:t>
      </w:r>
      <w:r w:rsidRPr="00720FB7">
        <w:rPr>
          <w:rFonts w:eastAsiaTheme="minorHAnsi"/>
          <w:b/>
          <w:bCs/>
        </w:rPr>
        <w:t>414</w:t>
      </w:r>
      <w:r w:rsidRPr="00720FB7">
        <w:rPr>
          <w:rFonts w:eastAsiaTheme="minorHAnsi"/>
        </w:rPr>
        <w:t>, 116160 (2023).</w:t>
      </w:r>
    </w:p>
    <w:p w14:paraId="06B84CF2" w14:textId="77777777" w:rsidR="00720FB7" w:rsidRPr="00720FB7" w:rsidRDefault="00720FB7" w:rsidP="00720FB7">
      <w:pPr>
        <w:pStyle w:val="Bibliography"/>
        <w:rPr>
          <w:rFonts w:eastAsiaTheme="minorHAnsi"/>
        </w:rPr>
      </w:pPr>
      <w:r w:rsidRPr="00720FB7">
        <w:rPr>
          <w:rFonts w:eastAsiaTheme="minorHAnsi"/>
        </w:rPr>
        <w:t>67.</w:t>
      </w:r>
      <w:r w:rsidRPr="00720FB7">
        <w:rPr>
          <w:rFonts w:eastAsiaTheme="minorHAnsi"/>
        </w:rPr>
        <w:tab/>
        <w:t>Dashtbayaz, N. H., Farhani, G., Wang, B. &amp; Ling, C. X. Physics-Informed Neural Networks: Minimizing Residual Loss with Wide Networks and Effective Activations. Preprint at https://doi.org/10.48550/arXiv.2405.01680 (2024).</w:t>
      </w:r>
    </w:p>
    <w:p w14:paraId="676C9197" w14:textId="77777777" w:rsidR="00720FB7" w:rsidRPr="00720FB7" w:rsidRDefault="00720FB7" w:rsidP="00720FB7">
      <w:pPr>
        <w:pStyle w:val="Bibliography"/>
        <w:rPr>
          <w:rFonts w:eastAsiaTheme="minorHAnsi"/>
        </w:rPr>
      </w:pPr>
      <w:r w:rsidRPr="00720FB7">
        <w:rPr>
          <w:rFonts w:eastAsiaTheme="minorHAnsi"/>
        </w:rPr>
        <w:lastRenderedPageBreak/>
        <w:t>68.</w:t>
      </w:r>
      <w:r w:rsidRPr="00720FB7">
        <w:rPr>
          <w:rFonts w:eastAsiaTheme="minorHAnsi"/>
        </w:rPr>
        <w:tab/>
        <w:t xml:space="preserve">Wang, H., Lu, L., Song, S. &amp; Huang, G. Learning Specialized Activation Functions for Physics-informed Neural Networks. </w:t>
      </w:r>
      <w:r w:rsidRPr="00720FB7">
        <w:rPr>
          <w:rFonts w:eastAsiaTheme="minorHAnsi"/>
          <w:i/>
          <w:iCs/>
        </w:rPr>
        <w:t>Commun. Comput. Phys.</w:t>
      </w:r>
      <w:r w:rsidRPr="00720FB7">
        <w:rPr>
          <w:rFonts w:eastAsiaTheme="minorHAnsi"/>
        </w:rPr>
        <w:t xml:space="preserve"> </w:t>
      </w:r>
      <w:r w:rsidRPr="00720FB7">
        <w:rPr>
          <w:rFonts w:eastAsiaTheme="minorHAnsi"/>
          <w:b/>
          <w:bCs/>
        </w:rPr>
        <w:t>34</w:t>
      </w:r>
      <w:r w:rsidRPr="00720FB7">
        <w:rPr>
          <w:rFonts w:eastAsiaTheme="minorHAnsi"/>
        </w:rPr>
        <w:t>, 869–906 (2023).</w:t>
      </w:r>
    </w:p>
    <w:p w14:paraId="4B1A381A" w14:textId="77777777" w:rsidR="00720FB7" w:rsidRPr="00720FB7" w:rsidRDefault="00720FB7" w:rsidP="00720FB7">
      <w:pPr>
        <w:pStyle w:val="Bibliography"/>
        <w:rPr>
          <w:rFonts w:eastAsiaTheme="minorHAnsi"/>
        </w:rPr>
      </w:pPr>
      <w:r w:rsidRPr="00720FB7">
        <w:rPr>
          <w:rFonts w:eastAsiaTheme="minorHAnsi"/>
        </w:rPr>
        <w:t>69.</w:t>
      </w:r>
      <w:r w:rsidRPr="00720FB7">
        <w:rPr>
          <w:rFonts w:eastAsiaTheme="minorHAnsi"/>
        </w:rPr>
        <w:tab/>
        <w:t xml:space="preserve">Farea, A. &amp; Celebi, M. S. Learnable activation functions in physics-informed neural networks for solving partial differential equations. </w:t>
      </w:r>
      <w:r w:rsidRPr="00720FB7">
        <w:rPr>
          <w:rFonts w:eastAsiaTheme="minorHAnsi"/>
          <w:i/>
          <w:iCs/>
        </w:rPr>
        <w:t>Comput. Phys. Commun.</w:t>
      </w:r>
      <w:r w:rsidRPr="00720FB7">
        <w:rPr>
          <w:rFonts w:eastAsiaTheme="minorHAnsi"/>
        </w:rPr>
        <w:t xml:space="preserve"> </w:t>
      </w:r>
      <w:r w:rsidRPr="00720FB7">
        <w:rPr>
          <w:rFonts w:eastAsiaTheme="minorHAnsi"/>
          <w:b/>
          <w:bCs/>
        </w:rPr>
        <w:t>315</w:t>
      </w:r>
      <w:r w:rsidRPr="00720FB7">
        <w:rPr>
          <w:rFonts w:eastAsiaTheme="minorHAnsi"/>
        </w:rPr>
        <w:t>, 109753 (2025).</w:t>
      </w:r>
    </w:p>
    <w:p w14:paraId="47E72D03" w14:textId="77777777" w:rsidR="00720FB7" w:rsidRPr="00720FB7" w:rsidRDefault="00720FB7" w:rsidP="00720FB7">
      <w:pPr>
        <w:pStyle w:val="Bibliography"/>
        <w:rPr>
          <w:rFonts w:eastAsiaTheme="minorHAnsi"/>
        </w:rPr>
      </w:pPr>
      <w:r w:rsidRPr="00720FB7">
        <w:rPr>
          <w:rFonts w:eastAsiaTheme="minorHAnsi"/>
        </w:rPr>
        <w:t>70.</w:t>
      </w:r>
      <w:r w:rsidRPr="00720FB7">
        <w:rPr>
          <w:rFonts w:eastAsiaTheme="minorHAnsi"/>
        </w:rPr>
        <w:tab/>
        <w:t xml:space="preserve">Jagtap, A. D. &amp; Karniadakis, G. E. Adaptive activation functions accelerate convergence in deep and physics-informed neural networks. </w:t>
      </w:r>
      <w:r w:rsidRPr="00720FB7">
        <w:rPr>
          <w:rFonts w:eastAsiaTheme="minorHAnsi"/>
          <w:i/>
          <w:iCs/>
        </w:rPr>
        <w:t>J. Comput. Phys.</w:t>
      </w:r>
      <w:r w:rsidRPr="00720FB7">
        <w:rPr>
          <w:rFonts w:eastAsiaTheme="minorHAnsi"/>
        </w:rPr>
        <w:t xml:space="preserve"> </w:t>
      </w:r>
      <w:r w:rsidRPr="00720FB7">
        <w:rPr>
          <w:rFonts w:eastAsiaTheme="minorHAnsi"/>
          <w:b/>
          <w:bCs/>
        </w:rPr>
        <w:t>404</w:t>
      </w:r>
      <w:r w:rsidRPr="00720FB7">
        <w:rPr>
          <w:rFonts w:eastAsiaTheme="minorHAnsi"/>
        </w:rPr>
        <w:t>, 109136 (2020).</w:t>
      </w:r>
    </w:p>
    <w:p w14:paraId="0AB6B7B1" w14:textId="77777777" w:rsidR="00720FB7" w:rsidRPr="00720FB7" w:rsidRDefault="00720FB7" w:rsidP="00720FB7">
      <w:pPr>
        <w:pStyle w:val="Bibliography"/>
        <w:rPr>
          <w:rFonts w:eastAsiaTheme="minorHAnsi"/>
        </w:rPr>
      </w:pPr>
      <w:r w:rsidRPr="00720FB7">
        <w:rPr>
          <w:rFonts w:eastAsiaTheme="minorHAnsi"/>
        </w:rPr>
        <w:t>71.</w:t>
      </w:r>
      <w:r w:rsidRPr="00720FB7">
        <w:rPr>
          <w:rFonts w:eastAsiaTheme="minorHAnsi"/>
        </w:rPr>
        <w:tab/>
        <w:t>Polydoros, A., Boukas, E. &amp; Nalpantidis, L. Online multi-target learning of inverse dynamics models for computed-torque control of compliant manipulators. in 4716–4722 (2017). doi:10.1109/IROS.2017.8206344.</w:t>
      </w:r>
    </w:p>
    <w:p w14:paraId="1EB1AE7C" w14:textId="77777777" w:rsidR="00720FB7" w:rsidRPr="00720FB7" w:rsidRDefault="00720FB7" w:rsidP="00720FB7">
      <w:pPr>
        <w:pStyle w:val="Bibliography"/>
        <w:rPr>
          <w:rFonts w:eastAsiaTheme="minorHAnsi"/>
        </w:rPr>
      </w:pPr>
      <w:r w:rsidRPr="00720FB7">
        <w:rPr>
          <w:rFonts w:eastAsiaTheme="minorHAnsi"/>
        </w:rPr>
        <w:t>72.</w:t>
      </w:r>
      <w:r w:rsidRPr="00720FB7">
        <w:rPr>
          <w:rFonts w:eastAsiaTheme="minorHAnsi"/>
        </w:rPr>
        <w:tab/>
        <w:t xml:space="preserve">Zhang, Y. </w:t>
      </w:r>
      <w:r w:rsidRPr="00720FB7">
        <w:rPr>
          <w:rFonts w:eastAsiaTheme="minorHAnsi"/>
          <w:i/>
          <w:iCs/>
        </w:rPr>
        <w:t>et al.</w:t>
      </w:r>
      <w:r w:rsidRPr="00720FB7">
        <w:rPr>
          <w:rFonts w:eastAsiaTheme="minorHAnsi"/>
        </w:rPr>
        <w:t xml:space="preserve"> Invertible liquid neural network-based learning of inverse kinematics and dynamics for robotic manipulators. </w:t>
      </w:r>
      <w:r w:rsidRPr="00720FB7">
        <w:rPr>
          <w:rFonts w:eastAsiaTheme="minorHAnsi"/>
          <w:i/>
          <w:iCs/>
        </w:rPr>
        <w:t>Sci. Rep.</w:t>
      </w:r>
      <w:r w:rsidRPr="00720FB7">
        <w:rPr>
          <w:rFonts w:eastAsiaTheme="minorHAnsi"/>
        </w:rPr>
        <w:t xml:space="preserve"> </w:t>
      </w:r>
      <w:r w:rsidRPr="00720FB7">
        <w:rPr>
          <w:rFonts w:eastAsiaTheme="minorHAnsi"/>
          <w:b/>
          <w:bCs/>
        </w:rPr>
        <w:t>15</w:t>
      </w:r>
      <w:r w:rsidRPr="00720FB7">
        <w:rPr>
          <w:rFonts w:eastAsiaTheme="minorHAnsi"/>
        </w:rPr>
        <w:t>, 42311 (2025).</w:t>
      </w:r>
    </w:p>
    <w:p w14:paraId="217F92D5" w14:textId="77777777" w:rsidR="00720FB7" w:rsidRPr="00720FB7" w:rsidRDefault="00720FB7" w:rsidP="00720FB7">
      <w:pPr>
        <w:pStyle w:val="Bibliography"/>
        <w:rPr>
          <w:rFonts w:eastAsiaTheme="minorHAnsi"/>
        </w:rPr>
      </w:pPr>
      <w:r w:rsidRPr="00720FB7">
        <w:rPr>
          <w:rFonts w:eastAsiaTheme="minorHAnsi"/>
        </w:rPr>
        <w:t>73.</w:t>
      </w:r>
      <w:r w:rsidRPr="00720FB7">
        <w:rPr>
          <w:rFonts w:eastAsiaTheme="minorHAnsi"/>
        </w:rPr>
        <w:tab/>
        <w:t xml:space="preserve">Bolderman, M., Fan, D., Lazar, M. &amp; Butler, H. Generalized feedforward control using physics-informed neural networks: 18th IFAC Workshop on Control Applications of Optimization, CAO 2022. </w:t>
      </w:r>
      <w:r w:rsidRPr="00720FB7">
        <w:rPr>
          <w:rFonts w:eastAsiaTheme="minorHAnsi"/>
          <w:i/>
          <w:iCs/>
        </w:rPr>
        <w:t>IFAC-Pap.</w:t>
      </w:r>
      <w:r w:rsidRPr="00720FB7">
        <w:rPr>
          <w:rFonts w:eastAsiaTheme="minorHAnsi"/>
        </w:rPr>
        <w:t xml:space="preserve"> </w:t>
      </w:r>
      <w:r w:rsidRPr="00720FB7">
        <w:rPr>
          <w:rFonts w:eastAsiaTheme="minorHAnsi"/>
          <w:b/>
          <w:bCs/>
        </w:rPr>
        <w:t>55</w:t>
      </w:r>
      <w:r w:rsidRPr="00720FB7">
        <w:rPr>
          <w:rFonts w:eastAsiaTheme="minorHAnsi"/>
        </w:rPr>
        <w:t>, 148–153 (2022).</w:t>
      </w:r>
    </w:p>
    <w:p w14:paraId="3630A94E" w14:textId="77777777" w:rsidR="00720FB7" w:rsidRPr="00720FB7" w:rsidRDefault="00720FB7" w:rsidP="00720FB7">
      <w:pPr>
        <w:pStyle w:val="Bibliography"/>
        <w:rPr>
          <w:rFonts w:eastAsiaTheme="minorHAnsi"/>
        </w:rPr>
      </w:pPr>
      <w:r w:rsidRPr="00720FB7">
        <w:rPr>
          <w:rFonts w:eastAsiaTheme="minorHAnsi"/>
        </w:rPr>
        <w:t>74.</w:t>
      </w:r>
      <w:r w:rsidRPr="00720FB7">
        <w:rPr>
          <w:rFonts w:eastAsiaTheme="minorHAnsi"/>
        </w:rPr>
        <w:tab/>
        <w:t xml:space="preserve">Lutter, M. &amp; Peters, J. Combining physics and deep learning to learn continuous-time dynamics models. </w:t>
      </w:r>
      <w:r w:rsidRPr="00720FB7">
        <w:rPr>
          <w:rFonts w:eastAsiaTheme="minorHAnsi"/>
          <w:i/>
          <w:iCs/>
        </w:rPr>
        <w:t>Int. J. Robot. Res.</w:t>
      </w:r>
      <w:r w:rsidRPr="00720FB7">
        <w:rPr>
          <w:rFonts w:eastAsiaTheme="minorHAnsi"/>
        </w:rPr>
        <w:t xml:space="preserve"> </w:t>
      </w:r>
      <w:r w:rsidRPr="00720FB7">
        <w:rPr>
          <w:rFonts w:eastAsiaTheme="minorHAnsi"/>
          <w:b/>
          <w:bCs/>
        </w:rPr>
        <w:t>42</w:t>
      </w:r>
      <w:r w:rsidRPr="00720FB7">
        <w:rPr>
          <w:rFonts w:eastAsiaTheme="minorHAnsi"/>
        </w:rPr>
        <w:t>, 83–107 (2023).</w:t>
      </w:r>
    </w:p>
    <w:p w14:paraId="03DBEA75" w14:textId="77777777" w:rsidR="00720FB7" w:rsidRPr="00720FB7" w:rsidRDefault="00720FB7" w:rsidP="00720FB7">
      <w:pPr>
        <w:pStyle w:val="Bibliography"/>
        <w:rPr>
          <w:rFonts w:eastAsiaTheme="minorHAnsi"/>
        </w:rPr>
      </w:pPr>
      <w:r w:rsidRPr="00720FB7">
        <w:rPr>
          <w:rFonts w:eastAsiaTheme="minorHAnsi"/>
        </w:rPr>
        <w:t>75.</w:t>
      </w:r>
      <w:r w:rsidRPr="00720FB7">
        <w:rPr>
          <w:rFonts w:eastAsiaTheme="minorHAnsi"/>
        </w:rPr>
        <w:tab/>
        <w:t>Greydanus, S., Dzamba, M. &amp; Yosinski, J. Hamiltonian Neural Networks. Preprint at https://doi.org/10.48550/arXiv.1906.01563 (2019).</w:t>
      </w:r>
    </w:p>
    <w:p w14:paraId="26BE4B2B" w14:textId="77777777" w:rsidR="00720FB7" w:rsidRPr="00720FB7" w:rsidRDefault="00720FB7" w:rsidP="00720FB7">
      <w:pPr>
        <w:pStyle w:val="Bibliography"/>
        <w:rPr>
          <w:rFonts w:eastAsiaTheme="minorHAnsi"/>
        </w:rPr>
      </w:pPr>
      <w:r w:rsidRPr="00720FB7">
        <w:rPr>
          <w:rFonts w:eastAsiaTheme="minorHAnsi"/>
        </w:rPr>
        <w:t>76.</w:t>
      </w:r>
      <w:r w:rsidRPr="00720FB7">
        <w:rPr>
          <w:rFonts w:eastAsiaTheme="minorHAnsi"/>
        </w:rPr>
        <w:tab/>
        <w:t xml:space="preserve">Cranmer, M. </w:t>
      </w:r>
      <w:r w:rsidRPr="00720FB7">
        <w:rPr>
          <w:rFonts w:eastAsiaTheme="minorHAnsi"/>
          <w:i/>
          <w:iCs/>
        </w:rPr>
        <w:t>et al.</w:t>
      </w:r>
      <w:r w:rsidRPr="00720FB7">
        <w:rPr>
          <w:rFonts w:eastAsiaTheme="minorHAnsi"/>
        </w:rPr>
        <w:t xml:space="preserve"> Lagrangian Neural Networks. Preprint at https://doi.org/10.48550/arXiv.2003.04630 (2020).</w:t>
      </w:r>
    </w:p>
    <w:p w14:paraId="6D568117" w14:textId="77777777" w:rsidR="00720FB7" w:rsidRPr="00720FB7" w:rsidRDefault="00720FB7" w:rsidP="00720FB7">
      <w:pPr>
        <w:pStyle w:val="Bibliography"/>
        <w:rPr>
          <w:rFonts w:eastAsiaTheme="minorHAnsi"/>
        </w:rPr>
      </w:pPr>
      <w:r w:rsidRPr="00720FB7">
        <w:rPr>
          <w:rFonts w:eastAsiaTheme="minorHAnsi"/>
        </w:rPr>
        <w:t>77.</w:t>
      </w:r>
      <w:r w:rsidRPr="00720FB7">
        <w:rPr>
          <w:rFonts w:eastAsiaTheme="minorHAnsi"/>
        </w:rPr>
        <w:tab/>
        <w:t>Duong, T., Altawaitan, A., Stanley, J. &amp; Atanasov, N. Port-Hamiltonian Neural ODE Networks on Lie Groups For Robot Dynamics Learning and Control. Preprint at https://doi.org/10.48550/arXiv.2401.09520 (2024).</w:t>
      </w:r>
    </w:p>
    <w:p w14:paraId="2AA352B5" w14:textId="77777777" w:rsidR="00720FB7" w:rsidRPr="00720FB7" w:rsidRDefault="00720FB7" w:rsidP="00720FB7">
      <w:pPr>
        <w:pStyle w:val="Bibliography"/>
        <w:rPr>
          <w:rFonts w:eastAsiaTheme="minorHAnsi"/>
        </w:rPr>
      </w:pPr>
      <w:r w:rsidRPr="00720FB7">
        <w:rPr>
          <w:rFonts w:eastAsiaTheme="minorHAnsi"/>
        </w:rPr>
        <w:t>78.</w:t>
      </w:r>
      <w:r w:rsidRPr="00720FB7">
        <w:rPr>
          <w:rFonts w:eastAsiaTheme="minorHAnsi"/>
        </w:rPr>
        <w:tab/>
        <w:t xml:space="preserve">Todorov, E., Erez, T. &amp; Tassa, Y. MuJoCo: A physics engine for model-based control. in </w:t>
      </w:r>
      <w:r w:rsidRPr="00720FB7">
        <w:rPr>
          <w:rFonts w:eastAsiaTheme="minorHAnsi"/>
          <w:i/>
          <w:iCs/>
        </w:rPr>
        <w:t>2012 IEEE/RSJ International Conference on Intelligent Robots and Systems</w:t>
      </w:r>
      <w:r w:rsidRPr="00720FB7">
        <w:rPr>
          <w:rFonts w:eastAsiaTheme="minorHAnsi"/>
        </w:rPr>
        <w:t xml:space="preserve"> 5026–5033 (2012). doi:10.1109/IROS.2012.6386109.</w:t>
      </w:r>
    </w:p>
    <w:p w14:paraId="56A8AD43" w14:textId="77777777" w:rsidR="00720FB7" w:rsidRPr="00720FB7" w:rsidRDefault="00720FB7" w:rsidP="00720FB7">
      <w:pPr>
        <w:pStyle w:val="Bibliography"/>
        <w:rPr>
          <w:rFonts w:eastAsiaTheme="minorHAnsi"/>
        </w:rPr>
      </w:pPr>
      <w:r w:rsidRPr="00720FB7">
        <w:rPr>
          <w:rFonts w:eastAsiaTheme="minorHAnsi"/>
        </w:rPr>
        <w:lastRenderedPageBreak/>
        <w:t>79.</w:t>
      </w:r>
      <w:r w:rsidRPr="00720FB7">
        <w:rPr>
          <w:rFonts w:eastAsiaTheme="minorHAnsi"/>
        </w:rPr>
        <w:tab/>
        <w:t xml:space="preserve">Makoviychuk, V. </w:t>
      </w:r>
      <w:r w:rsidRPr="00720FB7">
        <w:rPr>
          <w:rFonts w:eastAsiaTheme="minorHAnsi"/>
          <w:i/>
          <w:iCs/>
        </w:rPr>
        <w:t>et al.</w:t>
      </w:r>
      <w:r w:rsidRPr="00720FB7">
        <w:rPr>
          <w:rFonts w:eastAsiaTheme="minorHAnsi"/>
        </w:rPr>
        <w:t xml:space="preserve"> Isaac Gym: High Performance GPU-Based Physics Simulation For Robot Learning. </w:t>
      </w:r>
      <w:r w:rsidRPr="00720FB7">
        <w:rPr>
          <w:rFonts w:eastAsiaTheme="minorHAnsi"/>
          <w:i/>
          <w:iCs/>
        </w:rPr>
        <w:t>ArXiv</w:t>
      </w:r>
      <w:r w:rsidRPr="00720FB7">
        <w:rPr>
          <w:rFonts w:eastAsiaTheme="minorHAnsi"/>
        </w:rPr>
        <w:t xml:space="preserve"> https://www.semanticscholar.org/paper/Isaac-Gym%3A-High-Performance-GPU-Based-Physics-For-Makoviychuk-Wawrzyniak/49142e3e381c0dc7fee0049ea41d2ef02c0340d7 (2021).</w:t>
      </w:r>
    </w:p>
    <w:p w14:paraId="200BD66F" w14:textId="77777777" w:rsidR="00720FB7" w:rsidRPr="00720FB7" w:rsidRDefault="00720FB7" w:rsidP="00720FB7">
      <w:pPr>
        <w:pStyle w:val="Bibliography"/>
        <w:rPr>
          <w:rFonts w:eastAsiaTheme="minorHAnsi"/>
        </w:rPr>
      </w:pPr>
      <w:r w:rsidRPr="00720FB7">
        <w:rPr>
          <w:rFonts w:eastAsiaTheme="minorHAnsi"/>
        </w:rPr>
        <w:t>80.</w:t>
      </w:r>
      <w:r w:rsidRPr="00720FB7">
        <w:rPr>
          <w:rFonts w:eastAsiaTheme="minorHAnsi"/>
        </w:rPr>
        <w:tab/>
        <w:t xml:space="preserve">Rudin, N., Hoeller, D., Reist, P. &amp; Hutter, M. Learning to Walk in Minutes Using Massively Parallel Deep Reinforcement Learning. </w:t>
      </w:r>
      <w:r w:rsidRPr="00720FB7">
        <w:rPr>
          <w:rFonts w:eastAsiaTheme="minorHAnsi"/>
          <w:i/>
          <w:iCs/>
        </w:rPr>
        <w:t>ArXiv</w:t>
      </w:r>
      <w:r w:rsidRPr="00720FB7">
        <w:rPr>
          <w:rFonts w:eastAsiaTheme="minorHAnsi"/>
        </w:rPr>
        <w:t xml:space="preserve"> https://www.semanticscholar.org/paper/Learning-to-Walk-in-Minutes-Using-Massively-Deep-Rudin-Hoeller/ca6096142016a2ba8133f6cb2c04ad30f5eae730 (2021).</w:t>
      </w:r>
    </w:p>
    <w:p w14:paraId="012E13CE" w14:textId="77777777" w:rsidR="00720FB7" w:rsidRPr="00720FB7" w:rsidRDefault="00720FB7" w:rsidP="00720FB7">
      <w:pPr>
        <w:pStyle w:val="Bibliography"/>
        <w:rPr>
          <w:rFonts w:eastAsiaTheme="minorHAnsi"/>
        </w:rPr>
      </w:pPr>
      <w:r w:rsidRPr="00720FB7">
        <w:rPr>
          <w:rFonts w:eastAsiaTheme="minorHAnsi"/>
        </w:rPr>
        <w:t>81.</w:t>
      </w:r>
      <w:r w:rsidRPr="00720FB7">
        <w:rPr>
          <w:rFonts w:eastAsiaTheme="minorHAnsi"/>
        </w:rPr>
        <w:tab/>
        <w:t xml:space="preserve">Herrick, E. M. &amp; Yakovenko, S. Evidence of sensory error threshold in triggering locomotor adaptations in humans. </w:t>
      </w:r>
      <w:r w:rsidRPr="00720FB7">
        <w:rPr>
          <w:rFonts w:eastAsiaTheme="minorHAnsi"/>
          <w:i/>
          <w:iCs/>
        </w:rPr>
        <w:t>PLOS ONE</w:t>
      </w:r>
      <w:r w:rsidRPr="00720FB7">
        <w:rPr>
          <w:rFonts w:eastAsiaTheme="minorHAnsi"/>
        </w:rPr>
        <w:t xml:space="preserve"> </w:t>
      </w:r>
      <w:r w:rsidRPr="00720FB7">
        <w:rPr>
          <w:rFonts w:eastAsiaTheme="minorHAnsi"/>
          <w:b/>
          <w:bCs/>
        </w:rPr>
        <w:t>20</w:t>
      </w:r>
      <w:r w:rsidRPr="00720FB7">
        <w:rPr>
          <w:rFonts w:eastAsiaTheme="minorHAnsi"/>
        </w:rPr>
        <w:t>, e0321949 (2025).</w:t>
      </w:r>
    </w:p>
    <w:p w14:paraId="5FBA7125" w14:textId="77777777" w:rsidR="00720FB7" w:rsidRPr="00720FB7" w:rsidRDefault="00720FB7" w:rsidP="00720FB7">
      <w:pPr>
        <w:pStyle w:val="Bibliography"/>
        <w:rPr>
          <w:rFonts w:eastAsiaTheme="minorHAnsi"/>
        </w:rPr>
      </w:pPr>
      <w:r w:rsidRPr="00720FB7">
        <w:rPr>
          <w:rFonts w:eastAsiaTheme="minorHAnsi"/>
        </w:rPr>
        <w:t>82.</w:t>
      </w:r>
      <w:r w:rsidRPr="00720FB7">
        <w:rPr>
          <w:rFonts w:eastAsiaTheme="minorHAnsi"/>
        </w:rPr>
        <w:tab/>
        <w:t xml:space="preserve">Shadmehr, R. &amp; Mussa-Ivaldi, F. A. Adaptive representation of dynamics during learning of a motor task. </w:t>
      </w:r>
      <w:r w:rsidRPr="00720FB7">
        <w:rPr>
          <w:rFonts w:eastAsiaTheme="minorHAnsi"/>
          <w:i/>
          <w:iCs/>
        </w:rPr>
        <w:t>J. Neurosci.</w:t>
      </w:r>
      <w:r w:rsidRPr="00720FB7">
        <w:rPr>
          <w:rFonts w:eastAsiaTheme="minorHAnsi"/>
        </w:rPr>
        <w:t xml:space="preserve"> </w:t>
      </w:r>
      <w:r w:rsidRPr="00720FB7">
        <w:rPr>
          <w:rFonts w:eastAsiaTheme="minorHAnsi"/>
          <w:b/>
          <w:bCs/>
        </w:rPr>
        <w:t>14</w:t>
      </w:r>
      <w:r w:rsidRPr="00720FB7">
        <w:rPr>
          <w:rFonts w:eastAsiaTheme="minorHAnsi"/>
        </w:rPr>
        <w:t>, 3208–3224 (1994).</w:t>
      </w:r>
    </w:p>
    <w:p w14:paraId="0E9371D6" w14:textId="77777777" w:rsidR="00720FB7" w:rsidRPr="00720FB7" w:rsidRDefault="00720FB7" w:rsidP="00720FB7">
      <w:pPr>
        <w:pStyle w:val="Bibliography"/>
        <w:rPr>
          <w:rFonts w:eastAsiaTheme="minorHAnsi"/>
        </w:rPr>
      </w:pPr>
      <w:r w:rsidRPr="00720FB7">
        <w:rPr>
          <w:rFonts w:eastAsiaTheme="minorHAnsi"/>
        </w:rPr>
        <w:t>83.</w:t>
      </w:r>
      <w:r w:rsidRPr="00720FB7">
        <w:rPr>
          <w:rFonts w:eastAsiaTheme="minorHAnsi"/>
        </w:rPr>
        <w:tab/>
        <w:t xml:space="preserve">Wolpert, D. M. &amp; Miall, R. C. Forward Models for Physiological Motor Control. </w:t>
      </w:r>
      <w:r w:rsidRPr="00720FB7">
        <w:rPr>
          <w:rFonts w:eastAsiaTheme="minorHAnsi"/>
          <w:i/>
          <w:iCs/>
        </w:rPr>
        <w:t>Neural Netw. Off. J. Int. Neural Netw. Soc.</w:t>
      </w:r>
      <w:r w:rsidRPr="00720FB7">
        <w:rPr>
          <w:rFonts w:eastAsiaTheme="minorHAnsi"/>
        </w:rPr>
        <w:t xml:space="preserve"> </w:t>
      </w:r>
      <w:r w:rsidRPr="00720FB7">
        <w:rPr>
          <w:rFonts w:eastAsiaTheme="minorHAnsi"/>
          <w:b/>
          <w:bCs/>
        </w:rPr>
        <w:t>9</w:t>
      </w:r>
      <w:r w:rsidRPr="00720FB7">
        <w:rPr>
          <w:rFonts w:eastAsiaTheme="minorHAnsi"/>
        </w:rPr>
        <w:t>, 1265–1279 (1996).</w:t>
      </w:r>
    </w:p>
    <w:p w14:paraId="4982D211" w14:textId="77777777" w:rsidR="00720FB7" w:rsidRPr="00720FB7" w:rsidRDefault="00720FB7" w:rsidP="00720FB7">
      <w:pPr>
        <w:pStyle w:val="Bibliography"/>
        <w:rPr>
          <w:rFonts w:eastAsiaTheme="minorHAnsi"/>
        </w:rPr>
      </w:pPr>
      <w:r w:rsidRPr="00720FB7">
        <w:rPr>
          <w:rFonts w:eastAsiaTheme="minorHAnsi"/>
        </w:rPr>
        <w:t>84.</w:t>
      </w:r>
      <w:r w:rsidRPr="00720FB7">
        <w:rPr>
          <w:rFonts w:eastAsiaTheme="minorHAnsi"/>
        </w:rPr>
        <w:tab/>
        <w:t xml:space="preserve">Ishikawa, T., Tomatsu, S., Izawa, J. &amp; Kakei, S. The cerebro-cerebellum: Could it be loci of forward models? </w:t>
      </w:r>
      <w:r w:rsidRPr="00720FB7">
        <w:rPr>
          <w:rFonts w:eastAsiaTheme="minorHAnsi"/>
          <w:i/>
          <w:iCs/>
        </w:rPr>
        <w:t>Neurosci. Res.</w:t>
      </w:r>
      <w:r w:rsidRPr="00720FB7">
        <w:rPr>
          <w:rFonts w:eastAsiaTheme="minorHAnsi"/>
        </w:rPr>
        <w:t xml:space="preserve"> </w:t>
      </w:r>
      <w:r w:rsidRPr="00720FB7">
        <w:rPr>
          <w:rFonts w:eastAsiaTheme="minorHAnsi"/>
          <w:b/>
          <w:bCs/>
        </w:rPr>
        <w:t>104</w:t>
      </w:r>
      <w:r w:rsidRPr="00720FB7">
        <w:rPr>
          <w:rFonts w:eastAsiaTheme="minorHAnsi"/>
        </w:rPr>
        <w:t>, 72–79 (2016).</w:t>
      </w:r>
    </w:p>
    <w:p w14:paraId="3AC1C046" w14:textId="77777777" w:rsidR="00720FB7" w:rsidRPr="00720FB7" w:rsidRDefault="00720FB7" w:rsidP="00720FB7">
      <w:pPr>
        <w:pStyle w:val="Bibliography"/>
        <w:rPr>
          <w:rFonts w:eastAsiaTheme="minorHAnsi"/>
        </w:rPr>
      </w:pPr>
      <w:r w:rsidRPr="00720FB7">
        <w:rPr>
          <w:rFonts w:eastAsiaTheme="minorHAnsi"/>
        </w:rPr>
        <w:t>85.</w:t>
      </w:r>
      <w:r w:rsidRPr="00720FB7">
        <w:rPr>
          <w:rFonts w:eastAsiaTheme="minorHAnsi"/>
        </w:rPr>
        <w:tab/>
        <w:t xml:space="preserve">Ebner, T. J. &amp; Pasalar, S. Cerebellum Predicts the Future Motor State. </w:t>
      </w:r>
      <w:r w:rsidRPr="00720FB7">
        <w:rPr>
          <w:rFonts w:eastAsiaTheme="minorHAnsi"/>
          <w:i/>
          <w:iCs/>
        </w:rPr>
        <w:t>The Cerebellum</w:t>
      </w:r>
      <w:r w:rsidRPr="00720FB7">
        <w:rPr>
          <w:rFonts w:eastAsiaTheme="minorHAnsi"/>
        </w:rPr>
        <w:t xml:space="preserve"> </w:t>
      </w:r>
      <w:r w:rsidRPr="00720FB7">
        <w:rPr>
          <w:rFonts w:eastAsiaTheme="minorHAnsi"/>
          <w:b/>
          <w:bCs/>
        </w:rPr>
        <w:t>7</w:t>
      </w:r>
      <w:r w:rsidRPr="00720FB7">
        <w:rPr>
          <w:rFonts w:eastAsiaTheme="minorHAnsi"/>
        </w:rPr>
        <w:t>, 583–588 (2008).</w:t>
      </w:r>
    </w:p>
    <w:p w14:paraId="35FA1F10" w14:textId="77777777" w:rsidR="00720FB7" w:rsidRPr="00720FB7" w:rsidRDefault="00720FB7" w:rsidP="00720FB7">
      <w:pPr>
        <w:pStyle w:val="Bibliography"/>
        <w:rPr>
          <w:rFonts w:eastAsiaTheme="minorHAnsi"/>
        </w:rPr>
      </w:pPr>
      <w:r w:rsidRPr="00720FB7">
        <w:rPr>
          <w:rFonts w:eastAsiaTheme="minorHAnsi"/>
        </w:rPr>
        <w:t>86.</w:t>
      </w:r>
      <w:r w:rsidRPr="00720FB7">
        <w:rPr>
          <w:rFonts w:eastAsiaTheme="minorHAnsi"/>
        </w:rPr>
        <w:tab/>
        <w:t xml:space="preserve">Atkeson, C. G., An, C. H. &amp; Hollerbach, J. M. Estimation of Inertial Parameters of Manipulator Loads and Links. </w:t>
      </w:r>
      <w:r w:rsidRPr="00720FB7">
        <w:rPr>
          <w:rFonts w:eastAsiaTheme="minorHAnsi"/>
          <w:i/>
          <w:iCs/>
        </w:rPr>
        <w:t>Int. J. Robot. Res.</w:t>
      </w:r>
      <w:r w:rsidRPr="00720FB7">
        <w:rPr>
          <w:rFonts w:eastAsiaTheme="minorHAnsi"/>
        </w:rPr>
        <w:t xml:space="preserve"> </w:t>
      </w:r>
      <w:r w:rsidRPr="00720FB7">
        <w:rPr>
          <w:rFonts w:eastAsiaTheme="minorHAnsi"/>
          <w:b/>
          <w:bCs/>
        </w:rPr>
        <w:t>5</w:t>
      </w:r>
      <w:r w:rsidRPr="00720FB7">
        <w:rPr>
          <w:rFonts w:eastAsiaTheme="minorHAnsi"/>
        </w:rPr>
        <w:t>, 101–119 (1986).</w:t>
      </w:r>
    </w:p>
    <w:p w14:paraId="5786764A" w14:textId="77777777" w:rsidR="00720FB7" w:rsidRPr="00720FB7" w:rsidRDefault="00720FB7" w:rsidP="00720FB7">
      <w:pPr>
        <w:pStyle w:val="Bibliography"/>
        <w:rPr>
          <w:rFonts w:eastAsiaTheme="minorHAnsi"/>
        </w:rPr>
      </w:pPr>
      <w:r w:rsidRPr="00720FB7">
        <w:rPr>
          <w:rFonts w:eastAsiaTheme="minorHAnsi"/>
        </w:rPr>
        <w:t>87.</w:t>
      </w:r>
      <w:r w:rsidRPr="00720FB7">
        <w:rPr>
          <w:rFonts w:eastAsiaTheme="minorHAnsi"/>
        </w:rPr>
        <w:tab/>
        <w:t xml:space="preserve">Gautier, M. &amp; Khalil, W. Direct calculation of minimum set of inertial parameters of serial robots. </w:t>
      </w:r>
      <w:r w:rsidRPr="00720FB7">
        <w:rPr>
          <w:rFonts w:eastAsiaTheme="minorHAnsi"/>
          <w:i/>
          <w:iCs/>
        </w:rPr>
        <w:t>IEEE Trans. Robot. Autom.</w:t>
      </w:r>
      <w:r w:rsidRPr="00720FB7">
        <w:rPr>
          <w:rFonts w:eastAsiaTheme="minorHAnsi"/>
        </w:rPr>
        <w:t xml:space="preserve"> </w:t>
      </w:r>
      <w:r w:rsidRPr="00720FB7">
        <w:rPr>
          <w:rFonts w:eastAsiaTheme="minorHAnsi"/>
          <w:b/>
          <w:bCs/>
        </w:rPr>
        <w:t>6</w:t>
      </w:r>
      <w:r w:rsidRPr="00720FB7">
        <w:rPr>
          <w:rFonts w:eastAsiaTheme="minorHAnsi"/>
        </w:rPr>
        <w:t>, 368–373 (1990).</w:t>
      </w:r>
    </w:p>
    <w:p w14:paraId="5C74C7AD" w14:textId="77777777" w:rsidR="00720FB7" w:rsidRPr="00720FB7" w:rsidRDefault="00720FB7" w:rsidP="00720FB7">
      <w:pPr>
        <w:pStyle w:val="Bibliography"/>
        <w:rPr>
          <w:rFonts w:eastAsiaTheme="minorHAnsi"/>
        </w:rPr>
      </w:pPr>
      <w:r w:rsidRPr="00720FB7">
        <w:rPr>
          <w:rFonts w:eastAsiaTheme="minorHAnsi"/>
        </w:rPr>
        <w:t>88.</w:t>
      </w:r>
      <w:r w:rsidRPr="00720FB7">
        <w:rPr>
          <w:rFonts w:eastAsiaTheme="minorHAnsi"/>
        </w:rPr>
        <w:tab/>
        <w:t xml:space="preserve">Wu, J., Wang, J. &amp; You, Z. An overview of dynamic parameter identification of robots. </w:t>
      </w:r>
      <w:r w:rsidRPr="00720FB7">
        <w:rPr>
          <w:rFonts w:eastAsiaTheme="minorHAnsi"/>
          <w:i/>
          <w:iCs/>
        </w:rPr>
        <w:t>Robot. Comput.-Integr. Manuf.</w:t>
      </w:r>
      <w:r w:rsidRPr="00720FB7">
        <w:rPr>
          <w:rFonts w:eastAsiaTheme="minorHAnsi"/>
        </w:rPr>
        <w:t xml:space="preserve"> </w:t>
      </w:r>
      <w:r w:rsidRPr="00720FB7">
        <w:rPr>
          <w:rFonts w:eastAsiaTheme="minorHAnsi"/>
          <w:b/>
          <w:bCs/>
        </w:rPr>
        <w:t>26</w:t>
      </w:r>
      <w:r w:rsidRPr="00720FB7">
        <w:rPr>
          <w:rFonts w:eastAsiaTheme="minorHAnsi"/>
        </w:rPr>
        <w:t>, 414–419 (2010).</w:t>
      </w:r>
    </w:p>
    <w:p w14:paraId="071D2D0A" w14:textId="77777777" w:rsidR="00720FB7" w:rsidRPr="00720FB7" w:rsidRDefault="00720FB7" w:rsidP="00720FB7">
      <w:pPr>
        <w:pStyle w:val="Bibliography"/>
        <w:rPr>
          <w:rFonts w:eastAsiaTheme="minorHAnsi"/>
        </w:rPr>
      </w:pPr>
      <w:r w:rsidRPr="00720FB7">
        <w:rPr>
          <w:rFonts w:eastAsiaTheme="minorHAnsi"/>
        </w:rPr>
        <w:t>89.</w:t>
      </w:r>
      <w:r w:rsidRPr="00720FB7">
        <w:rPr>
          <w:rFonts w:eastAsiaTheme="minorHAnsi"/>
        </w:rPr>
        <w:tab/>
        <w:t xml:space="preserve">Manukian, M., Bahdasariants, S. &amp; Yakovenko, S. Artificial physics engine for real-time inverse dynamics of arm and hand movement. </w:t>
      </w:r>
      <w:r w:rsidRPr="00720FB7">
        <w:rPr>
          <w:rFonts w:eastAsiaTheme="minorHAnsi"/>
          <w:i/>
          <w:iCs/>
        </w:rPr>
        <w:t>PLOS ONE</w:t>
      </w:r>
      <w:r w:rsidRPr="00720FB7">
        <w:rPr>
          <w:rFonts w:eastAsiaTheme="minorHAnsi"/>
        </w:rPr>
        <w:t xml:space="preserve"> </w:t>
      </w:r>
      <w:r w:rsidRPr="00720FB7">
        <w:rPr>
          <w:rFonts w:eastAsiaTheme="minorHAnsi"/>
          <w:b/>
          <w:bCs/>
        </w:rPr>
        <w:t>18</w:t>
      </w:r>
      <w:r w:rsidRPr="00720FB7">
        <w:rPr>
          <w:rFonts w:eastAsiaTheme="minorHAnsi"/>
        </w:rPr>
        <w:t>, e0295750 (2023).</w:t>
      </w:r>
    </w:p>
    <w:p w14:paraId="05558F69" w14:textId="77777777" w:rsidR="00720FB7" w:rsidRPr="00720FB7" w:rsidRDefault="00720FB7" w:rsidP="00720FB7">
      <w:pPr>
        <w:pStyle w:val="Bibliography"/>
        <w:rPr>
          <w:rFonts w:eastAsiaTheme="minorHAnsi"/>
        </w:rPr>
      </w:pPr>
      <w:r w:rsidRPr="00720FB7">
        <w:rPr>
          <w:rFonts w:eastAsiaTheme="minorHAnsi"/>
        </w:rPr>
        <w:t>90.</w:t>
      </w:r>
      <w:r w:rsidRPr="00720FB7">
        <w:rPr>
          <w:rFonts w:eastAsiaTheme="minorHAnsi"/>
        </w:rPr>
        <w:tab/>
        <w:t xml:space="preserve">Hollerbach, J. M. &amp; Flash, T. Dynamic interactions between limb segments during planar arm movement. </w:t>
      </w:r>
      <w:r w:rsidRPr="00720FB7">
        <w:rPr>
          <w:rFonts w:eastAsiaTheme="minorHAnsi"/>
          <w:i/>
          <w:iCs/>
        </w:rPr>
        <w:t>Biol. Cybern.</w:t>
      </w:r>
      <w:r w:rsidRPr="00720FB7">
        <w:rPr>
          <w:rFonts w:eastAsiaTheme="minorHAnsi"/>
        </w:rPr>
        <w:t xml:space="preserve"> </w:t>
      </w:r>
      <w:r w:rsidRPr="00720FB7">
        <w:rPr>
          <w:rFonts w:eastAsiaTheme="minorHAnsi"/>
          <w:b/>
          <w:bCs/>
        </w:rPr>
        <w:t>44</w:t>
      </w:r>
      <w:r w:rsidRPr="00720FB7">
        <w:rPr>
          <w:rFonts w:eastAsiaTheme="minorHAnsi"/>
        </w:rPr>
        <w:t>, 67–77 (1982).</w:t>
      </w:r>
    </w:p>
    <w:p w14:paraId="3E6B5A27" w14:textId="77777777" w:rsidR="00720FB7" w:rsidRPr="00720FB7" w:rsidRDefault="00720FB7" w:rsidP="00720FB7">
      <w:pPr>
        <w:pStyle w:val="Bibliography"/>
        <w:rPr>
          <w:rFonts w:eastAsiaTheme="minorHAnsi"/>
        </w:rPr>
      </w:pPr>
      <w:r w:rsidRPr="00720FB7">
        <w:rPr>
          <w:rFonts w:eastAsiaTheme="minorHAnsi"/>
        </w:rPr>
        <w:lastRenderedPageBreak/>
        <w:t>91.</w:t>
      </w:r>
      <w:r w:rsidRPr="00720FB7">
        <w:rPr>
          <w:rFonts w:eastAsiaTheme="minorHAnsi"/>
        </w:rPr>
        <w:tab/>
        <w:t xml:space="preserve">Gribble, P. L. &amp; Ostry, D. J. Compensation for Interaction Torques During Single- and Multijoint Limb Movement. </w:t>
      </w:r>
      <w:r w:rsidRPr="00720FB7">
        <w:rPr>
          <w:rFonts w:eastAsiaTheme="minorHAnsi"/>
          <w:i/>
          <w:iCs/>
        </w:rPr>
        <w:t>J. Neurophysiol.</w:t>
      </w:r>
      <w:r w:rsidRPr="00720FB7">
        <w:rPr>
          <w:rFonts w:eastAsiaTheme="minorHAnsi"/>
        </w:rPr>
        <w:t xml:space="preserve"> </w:t>
      </w:r>
      <w:r w:rsidRPr="00720FB7">
        <w:rPr>
          <w:rFonts w:eastAsiaTheme="minorHAnsi"/>
          <w:b/>
          <w:bCs/>
        </w:rPr>
        <w:t>82</w:t>
      </w:r>
      <w:r w:rsidRPr="00720FB7">
        <w:rPr>
          <w:rFonts w:eastAsiaTheme="minorHAnsi"/>
        </w:rPr>
        <w:t>, 2310–2326 (1999).</w:t>
      </w:r>
    </w:p>
    <w:p w14:paraId="376E6E0C" w14:textId="77777777" w:rsidR="00720FB7" w:rsidRPr="00720FB7" w:rsidRDefault="00720FB7" w:rsidP="00720FB7">
      <w:pPr>
        <w:pStyle w:val="Bibliography"/>
        <w:rPr>
          <w:rFonts w:eastAsiaTheme="minorHAnsi"/>
        </w:rPr>
      </w:pPr>
      <w:r w:rsidRPr="00720FB7">
        <w:rPr>
          <w:rFonts w:eastAsiaTheme="minorHAnsi"/>
        </w:rPr>
        <w:t>92.</w:t>
      </w:r>
      <w:r w:rsidRPr="00720FB7">
        <w:rPr>
          <w:rFonts w:eastAsiaTheme="minorHAnsi"/>
        </w:rPr>
        <w:tab/>
        <w:t xml:space="preserve">Mochon, S. &amp; McMahon, T. A. Ballistic walking: an improved model. </w:t>
      </w:r>
      <w:r w:rsidRPr="00720FB7">
        <w:rPr>
          <w:rFonts w:eastAsiaTheme="minorHAnsi"/>
          <w:i/>
          <w:iCs/>
        </w:rPr>
        <w:t>Math. Biosci.</w:t>
      </w:r>
      <w:r w:rsidRPr="00720FB7">
        <w:rPr>
          <w:rFonts w:eastAsiaTheme="minorHAnsi"/>
        </w:rPr>
        <w:t xml:space="preserve"> </w:t>
      </w:r>
      <w:r w:rsidRPr="00720FB7">
        <w:rPr>
          <w:rFonts w:eastAsiaTheme="minorHAnsi"/>
          <w:b/>
          <w:bCs/>
        </w:rPr>
        <w:t>52</w:t>
      </w:r>
      <w:r w:rsidRPr="00720FB7">
        <w:rPr>
          <w:rFonts w:eastAsiaTheme="minorHAnsi"/>
        </w:rPr>
        <w:t>, 241–260 (1980).</w:t>
      </w:r>
    </w:p>
    <w:p w14:paraId="2280A112" w14:textId="77777777" w:rsidR="00720FB7" w:rsidRPr="00720FB7" w:rsidRDefault="00720FB7" w:rsidP="00720FB7">
      <w:pPr>
        <w:pStyle w:val="Bibliography"/>
        <w:rPr>
          <w:rFonts w:eastAsiaTheme="minorHAnsi"/>
        </w:rPr>
      </w:pPr>
      <w:r w:rsidRPr="00720FB7">
        <w:rPr>
          <w:rFonts w:eastAsiaTheme="minorHAnsi"/>
        </w:rPr>
        <w:t>93.</w:t>
      </w:r>
      <w:r w:rsidRPr="00720FB7">
        <w:rPr>
          <w:rFonts w:eastAsiaTheme="minorHAnsi"/>
        </w:rPr>
        <w:tab/>
        <w:t xml:space="preserve">McGeer, T. Passive walking with knees. in </w:t>
      </w:r>
      <w:r w:rsidRPr="00720FB7">
        <w:rPr>
          <w:rFonts w:eastAsiaTheme="minorHAnsi"/>
          <w:i/>
          <w:iCs/>
        </w:rPr>
        <w:t>, IEEE International Conference on Robotics and Automation Proceedings</w:t>
      </w:r>
      <w:r w:rsidRPr="00720FB7">
        <w:rPr>
          <w:rFonts w:eastAsiaTheme="minorHAnsi"/>
        </w:rPr>
        <w:t xml:space="preserve"> 1640–1645 vol.3 (1990). doi:10.1109/ROBOT.1990.126245.</w:t>
      </w:r>
    </w:p>
    <w:p w14:paraId="3BAFF9CB" w14:textId="77777777" w:rsidR="00720FB7" w:rsidRPr="00720FB7" w:rsidRDefault="00720FB7" w:rsidP="00720FB7">
      <w:pPr>
        <w:pStyle w:val="Bibliography"/>
        <w:rPr>
          <w:rFonts w:eastAsiaTheme="minorHAnsi"/>
        </w:rPr>
      </w:pPr>
      <w:r w:rsidRPr="00720FB7">
        <w:rPr>
          <w:rFonts w:eastAsiaTheme="minorHAnsi"/>
        </w:rPr>
        <w:t>94.</w:t>
      </w:r>
      <w:r w:rsidRPr="00720FB7">
        <w:rPr>
          <w:rFonts w:eastAsiaTheme="minorHAnsi"/>
        </w:rPr>
        <w:tab/>
        <w:t xml:space="preserve">Garcia, M., Chatterjee, A., Ruina, A. &amp; Coleman, M. The Simplest Walking Model: Stability, Complexity, and Scaling. </w:t>
      </w:r>
      <w:r w:rsidRPr="00720FB7">
        <w:rPr>
          <w:rFonts w:eastAsiaTheme="minorHAnsi"/>
          <w:i/>
          <w:iCs/>
        </w:rPr>
        <w:t>J. Biomech. Eng.</w:t>
      </w:r>
      <w:r w:rsidRPr="00720FB7">
        <w:rPr>
          <w:rFonts w:eastAsiaTheme="minorHAnsi"/>
        </w:rPr>
        <w:t xml:space="preserve"> </w:t>
      </w:r>
      <w:r w:rsidRPr="00720FB7">
        <w:rPr>
          <w:rFonts w:eastAsiaTheme="minorHAnsi"/>
          <w:b/>
          <w:bCs/>
        </w:rPr>
        <w:t>120</w:t>
      </w:r>
      <w:r w:rsidRPr="00720FB7">
        <w:rPr>
          <w:rFonts w:eastAsiaTheme="minorHAnsi"/>
        </w:rPr>
        <w:t>, 281–288 (1998).</w:t>
      </w:r>
    </w:p>
    <w:p w14:paraId="690EBACF" w14:textId="77777777" w:rsidR="00720FB7" w:rsidRPr="00720FB7" w:rsidRDefault="00720FB7" w:rsidP="00720FB7">
      <w:pPr>
        <w:pStyle w:val="Bibliography"/>
        <w:rPr>
          <w:rFonts w:eastAsiaTheme="minorHAnsi"/>
        </w:rPr>
      </w:pPr>
      <w:r w:rsidRPr="00720FB7">
        <w:rPr>
          <w:rFonts w:eastAsiaTheme="minorHAnsi"/>
        </w:rPr>
        <w:t>95.</w:t>
      </w:r>
      <w:r w:rsidRPr="00720FB7">
        <w:rPr>
          <w:rFonts w:eastAsiaTheme="minorHAnsi"/>
        </w:rPr>
        <w:tab/>
        <w:t>Lutter, M., Ritter, C. &amp; Peters, J. Deep Lagrangian Networks: Using Physics as Model Prior for Deep Learning. Preprint at https://doi.org/10.48550/arXiv.1907.04490 (2019).</w:t>
      </w:r>
    </w:p>
    <w:p w14:paraId="75217DC6" w14:textId="77777777" w:rsidR="00720FB7" w:rsidRPr="00720FB7" w:rsidRDefault="00720FB7" w:rsidP="00720FB7">
      <w:pPr>
        <w:pStyle w:val="Bibliography"/>
        <w:rPr>
          <w:rFonts w:eastAsiaTheme="minorHAnsi"/>
        </w:rPr>
      </w:pPr>
      <w:r w:rsidRPr="00720FB7">
        <w:rPr>
          <w:rFonts w:eastAsiaTheme="minorHAnsi"/>
        </w:rPr>
        <w:t>96.</w:t>
      </w:r>
      <w:r w:rsidRPr="00720FB7">
        <w:rPr>
          <w:rFonts w:eastAsiaTheme="minorHAnsi"/>
        </w:rPr>
        <w:tab/>
        <w:t>Bahdasariants, S. &amp; Yakovenko, S. Neural networks learn forward dynamics when freed from numerical integration. Preprint at (2026).</w:t>
      </w:r>
    </w:p>
    <w:p w14:paraId="733B5423" w14:textId="20E30852" w:rsidR="00A73592" w:rsidRDefault="00F32596" w:rsidP="00720FB7">
      <w:pPr>
        <w:pStyle w:val="Bibliography"/>
      </w:pPr>
      <w:r>
        <w:fldChar w:fldCharType="end"/>
      </w:r>
      <w:r w:rsidR="00A73592">
        <w:br w:type="page"/>
      </w:r>
    </w:p>
    <w:p w14:paraId="573DCF70" w14:textId="1E8519CB" w:rsidR="00176D39" w:rsidRDefault="00176D39" w:rsidP="00A73592">
      <w:pPr>
        <w:pStyle w:val="Heading2"/>
      </w:pPr>
      <w:r>
        <w:lastRenderedPageBreak/>
        <w:t>Supplementary information</w:t>
      </w:r>
    </w:p>
    <w:p w14:paraId="3B284A4A" w14:textId="4BDC4849" w:rsidR="00EB543B" w:rsidRDefault="00EB543B" w:rsidP="00EB543B">
      <w:pPr>
        <w:pStyle w:val="Heading3"/>
      </w:pPr>
      <w:r w:rsidRPr="00EB543B">
        <w:t>Forward</w:t>
      </w:r>
      <w:r>
        <w:t xml:space="preserve"> d</w:t>
      </w:r>
      <w:r w:rsidRPr="00EB543B">
        <w:t xml:space="preserve">ynamics </w:t>
      </w:r>
      <w:r>
        <w:t>e</w:t>
      </w:r>
      <w:r w:rsidRPr="00EB543B">
        <w:t>quations</w:t>
      </w:r>
    </w:p>
    <w:p w14:paraId="6FB46733" w14:textId="267F055F" w:rsidR="00EB543B" w:rsidRDefault="00EB543B" w:rsidP="00EB543B">
      <w:pPr>
        <w:rPr>
          <w:shd w:val="clear" w:color="auto" w:fill="FFFFFF"/>
        </w:rPr>
      </w:pPr>
      <w:r>
        <w:rPr>
          <w:shd w:val="clear" w:color="auto" w:fill="FFFFFF"/>
        </w:rPr>
        <w:t xml:space="preserve">Let </w:t>
      </w:r>
      <m:oMath>
        <m:r>
          <m:rPr>
            <m:sty m:val="b"/>
          </m:rPr>
          <w:rPr>
            <w:rFonts w:ascii="Cambria Math" w:hAnsi="Cambria Math"/>
          </w:rPr>
          <m:t>q</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sup>
            <m:r>
              <w:rPr>
                <w:rFonts w:ascii="Cambria Math" w:hAnsi="Cambria Math"/>
              </w:rPr>
              <m:t>T</m:t>
            </m:r>
          </m:sup>
        </m:sSup>
      </m:oMath>
      <w:r>
        <w:t xml:space="preserve"> </w:t>
      </w:r>
      <w:r>
        <w:rPr>
          <w:shd w:val="clear" w:color="auto" w:fill="FFFFFF"/>
        </w:rPr>
        <w:t xml:space="preserve">denote joint angles and </w:t>
      </w:r>
      <m:oMath>
        <m:acc>
          <m:accPr>
            <m:chr m:val="̇"/>
            <m:ctrlPr>
              <w:rPr>
                <w:rFonts w:ascii="Cambria Math" w:hAnsi="Cambria Math"/>
              </w:rPr>
            </m:ctrlPr>
          </m:accPr>
          <m:e>
            <m:r>
              <m:rPr>
                <m:sty m:val="b"/>
              </m:rPr>
              <w:rPr>
                <w:rFonts w:ascii="Cambria Math" w:hAnsi="Cambria Math"/>
              </w:rPr>
              <m:t>q</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m:t>
                    </m:r>
                  </m:sub>
                </m:sSub>
              </m:e>
            </m:d>
          </m:e>
          <m:sup>
            <m:r>
              <w:rPr>
                <w:rFonts w:ascii="Cambria Math" w:hAnsi="Cambria Math"/>
              </w:rPr>
              <m:t>T</m:t>
            </m:r>
          </m:sup>
        </m:sSup>
      </m:oMath>
      <w:r>
        <w:t xml:space="preserve"> </w:t>
      </w:r>
      <w:r>
        <w:rPr>
          <w:shd w:val="clear" w:color="auto" w:fill="FFFFFF"/>
        </w:rPr>
        <w:t>denote angular velocities. From the Gibbs-Appell formulation, the partial derivative of the Appell acceleration energy with respect to generalized acceleration can be written as:</w:t>
      </w:r>
    </w:p>
    <w:p w14:paraId="343C9DE5" w14:textId="7EF578D8" w:rsidR="00EB543B" w:rsidRDefault="00000000" w:rsidP="00EB543B">
      <m:oMathPara>
        <m:oMath>
          <m:f>
            <m:fPr>
              <m:ctrlPr>
                <w:rPr>
                  <w:rFonts w:ascii="Cambria Math" w:hAnsi="Cambria Math"/>
                </w:rPr>
              </m:ctrlPr>
            </m:fPr>
            <m:num>
              <m:r>
                <w:rPr>
                  <w:rFonts w:ascii="Cambria Math" w:hAnsi="Cambria Math"/>
                </w:rPr>
                <m:t>∂S</m:t>
              </m:r>
            </m:num>
            <m:den>
              <m:r>
                <w:rPr>
                  <w:rFonts w:ascii="Cambria Math" w:hAnsi="Cambria Math"/>
                </w:rPr>
                <m:t>∂</m:t>
              </m:r>
              <m:acc>
                <m:accPr>
                  <m:chr m:val="̈"/>
                  <m:ctrlPr>
                    <w:rPr>
                      <w:rFonts w:ascii="Cambria Math" w:hAnsi="Cambria Math"/>
                    </w:rPr>
                  </m:ctrlPr>
                </m:accPr>
                <m:e>
                  <m:r>
                    <m:rPr>
                      <m:sty m:val="b"/>
                    </m:rPr>
                    <w:rPr>
                      <w:rFonts w:ascii="Cambria Math" w:hAnsi="Cambria Math"/>
                    </w:rPr>
                    <m:t>q</m:t>
                  </m:r>
                </m:e>
              </m:acc>
            </m:den>
          </m:f>
          <m:r>
            <w:rPr>
              <w:rFonts w:ascii="Cambria Math" w:hAnsi="Cambria Math"/>
            </w:rPr>
            <m:t>=M</m:t>
          </m:r>
          <m:d>
            <m:dPr>
              <m:ctrlPr>
                <w:rPr>
                  <w:rFonts w:ascii="Cambria Math" w:hAnsi="Cambria Math"/>
                </w:rPr>
              </m:ctrlPr>
            </m:dPr>
            <m:e>
              <m:r>
                <m:rPr>
                  <m:sty m:val="b"/>
                </m:rPr>
                <w:rPr>
                  <w:rFonts w:ascii="Cambria Math" w:hAnsi="Cambria Math"/>
                </w:rPr>
                <m:t>q</m:t>
              </m:r>
            </m:e>
          </m:d>
          <m:acc>
            <m:accPr>
              <m:chr m:val="̈"/>
              <m:ctrlPr>
                <w:rPr>
                  <w:rFonts w:ascii="Cambria Math" w:hAnsi="Cambria Math"/>
                </w:rPr>
              </m:ctrlPr>
            </m:accPr>
            <m:e>
              <m:r>
                <m:rPr>
                  <m:sty m:val="b"/>
                </m:rPr>
                <w:rPr>
                  <w:rFonts w:ascii="Cambria Math" w:hAnsi="Cambria Math"/>
                </w:rPr>
                <m:t>q</m:t>
              </m:r>
            </m:e>
          </m:acc>
          <m:r>
            <w:rPr>
              <w:rFonts w:ascii="Cambria Math" w:hAnsi="Cambria Math"/>
            </w:rPr>
            <m:t>+C</m:t>
          </m:r>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r>
            <w:rPr>
              <w:rFonts w:ascii="Cambria Math" w:hAnsi="Cambria Math"/>
            </w:rPr>
            <m:t>,</m:t>
          </m:r>
        </m:oMath>
      </m:oMathPara>
    </w:p>
    <w:p w14:paraId="71D4A226" w14:textId="4333D889" w:rsidR="00EB543B" w:rsidRDefault="00EB543B" w:rsidP="00EB543B">
      <w:pPr>
        <w:rPr>
          <w:shd w:val="clear" w:color="auto" w:fill="FFFFFF"/>
        </w:rPr>
      </w:pPr>
      <w:r>
        <w:rPr>
          <w:shd w:val="clear" w:color="auto" w:fill="FFFFFF"/>
        </w:rPr>
        <w:t xml:space="preserve">where </w:t>
      </w:r>
      <m:oMath>
        <m:r>
          <w:rPr>
            <w:rFonts w:ascii="Cambria Math" w:hAnsi="Cambria Math"/>
          </w:rPr>
          <m:t>M</m:t>
        </m:r>
        <m:d>
          <m:dPr>
            <m:ctrlPr>
              <w:rPr>
                <w:rFonts w:ascii="Cambria Math" w:hAnsi="Cambria Math"/>
              </w:rPr>
            </m:ctrlPr>
          </m:dPr>
          <m:e>
            <m:r>
              <m:rPr>
                <m:sty m:val="b"/>
              </m:rPr>
              <w:rPr>
                <w:rFonts w:ascii="Cambria Math" w:hAnsi="Cambria Math"/>
              </w:rPr>
              <m:t>q</m:t>
            </m:r>
          </m:e>
        </m:d>
      </m:oMath>
      <w:r>
        <w:t xml:space="preserve"> </w:t>
      </w:r>
      <w:r>
        <w:rPr>
          <w:shd w:val="clear" w:color="auto" w:fill="FFFFFF"/>
        </w:rPr>
        <w:t xml:space="preserve">is the configuration-dependent mass matrix and </w:t>
      </w:r>
      <m:oMath>
        <m:r>
          <w:rPr>
            <w:rFonts w:ascii="Cambria Math" w:hAnsi="Cambria Math"/>
          </w:rPr>
          <m:t>C</m:t>
        </m:r>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oMath>
      <w:r>
        <w:t xml:space="preserve"> </w:t>
      </w:r>
      <w:r>
        <w:rPr>
          <w:shd w:val="clear" w:color="auto" w:fill="FFFFFF"/>
        </w:rPr>
        <w:t>contains velocity-dependent inertial terms. Setting this expression equal to the negative gradient of the potential energy gives:</w:t>
      </w:r>
    </w:p>
    <w:p w14:paraId="1EC5711A" w14:textId="157D4076" w:rsidR="00EB543B" w:rsidRPr="00EB543B" w:rsidRDefault="00EB543B" w:rsidP="00EB543B">
      <m:oMathPara>
        <m:oMath>
          <m:r>
            <w:rPr>
              <w:rFonts w:ascii="Cambria Math" w:hAnsi="Cambria Math"/>
            </w:rPr>
            <m:t>M</m:t>
          </m:r>
          <m:d>
            <m:dPr>
              <m:ctrlPr>
                <w:rPr>
                  <w:rFonts w:ascii="Cambria Math" w:hAnsi="Cambria Math"/>
                </w:rPr>
              </m:ctrlPr>
            </m:dPr>
            <m:e>
              <m:r>
                <m:rPr>
                  <m:sty m:val="b"/>
                </m:rPr>
                <w:rPr>
                  <w:rFonts w:ascii="Cambria Math" w:hAnsi="Cambria Math"/>
                </w:rPr>
                <m:t>q</m:t>
              </m:r>
            </m:e>
          </m:d>
          <m:acc>
            <m:accPr>
              <m:chr m:val="̈"/>
              <m:ctrlPr>
                <w:rPr>
                  <w:rFonts w:ascii="Cambria Math" w:hAnsi="Cambria Math"/>
                </w:rPr>
              </m:ctrlPr>
            </m:accPr>
            <m:e>
              <m:r>
                <m:rPr>
                  <m:sty m:val="b"/>
                </m:rPr>
                <w:rPr>
                  <w:rFonts w:ascii="Cambria Math" w:hAnsi="Cambria Math"/>
                </w:rPr>
                <m:t>q</m:t>
              </m:r>
            </m:e>
          </m:acc>
          <m:r>
            <w:rPr>
              <w:rFonts w:ascii="Cambria Math" w:hAnsi="Cambria Math"/>
            </w:rPr>
            <m:t>+C</m:t>
          </m:r>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r>
            <w:rPr>
              <w:rFonts w:ascii="Cambria Math" w:hAnsi="Cambria Math"/>
            </w:rPr>
            <m:t>=-G</m:t>
          </m:r>
          <m:d>
            <m:dPr>
              <m:ctrlPr>
                <w:rPr>
                  <w:rFonts w:ascii="Cambria Math" w:hAnsi="Cambria Math"/>
                </w:rPr>
              </m:ctrlPr>
            </m:dPr>
            <m:e>
              <m:r>
                <m:rPr>
                  <m:sty m:val="b"/>
                </m:rPr>
                <w:rPr>
                  <w:rFonts w:ascii="Cambria Math" w:hAnsi="Cambria Math"/>
                </w:rPr>
                <m:t>q</m:t>
              </m:r>
            </m:e>
          </m:d>
          <m:r>
            <w:rPr>
              <w:rFonts w:ascii="Cambria Math" w:hAnsi="Cambria Math"/>
            </w:rPr>
            <m:t>,</m:t>
          </m:r>
        </m:oMath>
      </m:oMathPara>
    </w:p>
    <w:p w14:paraId="11BF3F31" w14:textId="6D4591B6" w:rsidR="00EB543B" w:rsidRDefault="00EB543B" w:rsidP="00EB543B">
      <w:pPr>
        <w:rPr>
          <w:shd w:val="clear" w:color="auto" w:fill="FFFFFF"/>
        </w:rPr>
      </w:pPr>
      <w:r>
        <w:rPr>
          <w:shd w:val="clear" w:color="auto" w:fill="FFFFFF"/>
        </w:rPr>
        <w:t xml:space="preserve">where </w:t>
      </w:r>
      <m:oMath>
        <m:r>
          <w:rPr>
            <w:rFonts w:ascii="Cambria Math" w:hAnsi="Cambria Math"/>
          </w:rPr>
          <m:t>G</m:t>
        </m:r>
        <m:d>
          <m:dPr>
            <m:ctrlPr>
              <w:rPr>
                <w:rFonts w:ascii="Cambria Math" w:hAnsi="Cambria Math"/>
              </w:rPr>
            </m:ctrlPr>
          </m:dPr>
          <m:e>
            <m:r>
              <m:rPr>
                <m:sty m:val="b"/>
              </m:rPr>
              <w:rPr>
                <w:rFonts w:ascii="Cambria Math" w:hAnsi="Cambria Math"/>
              </w:rPr>
              <m:t>q</m:t>
            </m:r>
          </m:e>
        </m:d>
        <m:r>
          <w:rPr>
            <w:rFonts w:ascii="Cambria Math" w:hAnsi="Cambria Math"/>
          </w:rPr>
          <m:t>=∂V/∂</m:t>
        </m:r>
        <m:r>
          <m:rPr>
            <m:sty m:val="b"/>
          </m:rPr>
          <w:rPr>
            <w:rFonts w:ascii="Cambria Math" w:hAnsi="Cambria Math"/>
          </w:rPr>
          <m:t>q</m:t>
        </m:r>
      </m:oMath>
      <w:r w:rsidRPr="00EB543B">
        <w:rPr>
          <w:bCs/>
        </w:rPr>
        <w:t>.</w:t>
      </w:r>
      <w:r>
        <w:rPr>
          <w:b/>
        </w:rPr>
        <w:t xml:space="preserve"> </w:t>
      </w:r>
      <w:r>
        <w:rPr>
          <w:shd w:val="clear" w:color="auto" w:fill="FFFFFF"/>
        </w:rPr>
        <w:t>Thus, the ground-truth forward dynamics used for numerical integration were obtained as:</w:t>
      </w:r>
    </w:p>
    <w:p w14:paraId="458053F0" w14:textId="5E03EC21" w:rsidR="00EB543B" w:rsidRPr="00EB543B" w:rsidRDefault="00000000" w:rsidP="00EB543B">
      <m:oMathPara>
        <m:oMath>
          <m:acc>
            <m:accPr>
              <m:chr m:val="̈"/>
              <m:ctrlPr>
                <w:rPr>
                  <w:rFonts w:ascii="Cambria Math" w:hAnsi="Cambria Math"/>
                </w:rPr>
              </m:ctrlPr>
            </m:accPr>
            <m:e>
              <m:r>
                <m:rPr>
                  <m:sty m:val="b"/>
                </m:rPr>
                <w:rPr>
                  <w:rFonts w:ascii="Cambria Math" w:hAnsi="Cambria Math"/>
                </w:rPr>
                <m:t>q</m:t>
              </m:r>
            </m:e>
          </m:acc>
          <m:r>
            <w:rPr>
              <w:rFonts w:ascii="Cambria Math" w:hAnsi="Cambria Math"/>
            </w:rPr>
            <m:t>=-M</m:t>
          </m:r>
          <m:sSup>
            <m:sSupPr>
              <m:ctrlPr>
                <w:rPr>
                  <w:rFonts w:ascii="Cambria Math" w:hAnsi="Cambria Math"/>
                </w:rPr>
              </m:ctrlPr>
            </m:sSupPr>
            <m:e>
              <m:d>
                <m:dPr>
                  <m:ctrlPr>
                    <w:rPr>
                      <w:rFonts w:ascii="Cambria Math" w:hAnsi="Cambria Math"/>
                    </w:rPr>
                  </m:ctrlPr>
                </m:dPr>
                <m:e>
                  <m:r>
                    <m:rPr>
                      <m:sty m:val="b"/>
                    </m:rPr>
                    <w:rPr>
                      <w:rFonts w:ascii="Cambria Math" w:hAnsi="Cambria Math"/>
                    </w:rPr>
                    <m:t>q</m:t>
                  </m:r>
                </m:e>
              </m:d>
            </m:e>
            <m:sup>
              <m:r>
                <w:rPr>
                  <w:rFonts w:ascii="Cambria Math" w:hAnsi="Cambria Math"/>
                </w:rPr>
                <m:t>-1</m:t>
              </m:r>
            </m:sup>
          </m:sSup>
          <m:d>
            <m:dPr>
              <m:begChr m:val="["/>
              <m:endChr m:val="]"/>
              <m:ctrlPr>
                <w:rPr>
                  <w:rFonts w:ascii="Cambria Math" w:hAnsi="Cambria Math"/>
                </w:rPr>
              </m:ctrlPr>
            </m:dPr>
            <m:e>
              <m:r>
                <w:rPr>
                  <w:rFonts w:ascii="Cambria Math" w:hAnsi="Cambria Math"/>
                </w:rPr>
                <m:t>C</m:t>
              </m:r>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r>
                <w:rPr>
                  <w:rFonts w:ascii="Cambria Math" w:hAnsi="Cambria Math"/>
                </w:rPr>
                <m:t>+G</m:t>
              </m:r>
              <m:d>
                <m:dPr>
                  <m:ctrlPr>
                    <w:rPr>
                      <w:rFonts w:ascii="Cambria Math" w:hAnsi="Cambria Math"/>
                    </w:rPr>
                  </m:ctrlPr>
                </m:dPr>
                <m:e>
                  <m:r>
                    <m:rPr>
                      <m:sty m:val="b"/>
                    </m:rPr>
                    <w:rPr>
                      <w:rFonts w:ascii="Cambria Math" w:hAnsi="Cambria Math"/>
                    </w:rPr>
                    <m:t>q</m:t>
                  </m:r>
                </m:e>
              </m:d>
            </m:e>
          </m:d>
          <m:r>
            <w:rPr>
              <w:rFonts w:ascii="Cambria Math" w:hAnsi="Cambria Math"/>
            </w:rPr>
            <m:t>.</m:t>
          </m:r>
        </m:oMath>
      </m:oMathPara>
    </w:p>
    <w:p w14:paraId="62DB763B" w14:textId="71CBC1DE" w:rsidR="00EB543B" w:rsidRDefault="00EB543B" w:rsidP="00EB543B">
      <w:pPr>
        <w:rPr>
          <w:shd w:val="clear" w:color="auto" w:fill="FFFFFF"/>
        </w:rPr>
      </w:pPr>
      <w:r>
        <w:rPr>
          <w:shd w:val="clear" w:color="auto" w:fill="FFFFFF"/>
        </w:rPr>
        <w:t>For the two-link system, the matrix and vectors were:</w:t>
      </w:r>
    </w:p>
    <w:p w14:paraId="1F15B3BD" w14:textId="56741B92" w:rsidR="00EB543B" w:rsidRPr="00EB543B" w:rsidRDefault="00EB543B" w:rsidP="00EB543B">
      <m:oMathPara>
        <m:oMath>
          <m:r>
            <w:rPr>
              <w:rFonts w:ascii="Cambria Math" w:hAnsi="Cambria Math"/>
            </w:rPr>
            <m:t>M</m:t>
          </m:r>
          <m:d>
            <m:dPr>
              <m:ctrlPr>
                <w:rPr>
                  <w:rFonts w:ascii="Cambria Math" w:hAnsi="Cambria Math"/>
                </w:rPr>
              </m:ctrlPr>
            </m:dPr>
            <m:e>
              <m:r>
                <m:rPr>
                  <m:sty m:val="b"/>
                </m:rPr>
                <w:rPr>
                  <w:rFonts w:ascii="Cambria Math" w:hAnsi="Cambria Math"/>
                </w:rPr>
                <m:t>q</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q</m:t>
                            </m:r>
                          </m:e>
                        </m:func>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m</m:t>
                        </m:r>
                      </m:e>
                      <m:sub>
                        <m:r>
                          <w:rPr>
                            <w:rFonts w:ascii="Cambria Math" w:hAnsi="Cambria Math"/>
                          </w:rPr>
                          <m:t>2</m:t>
                        </m:r>
                      </m:sub>
                    </m:sSub>
                  </m:e>
                  <m:e>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q</m:t>
                                </m:r>
                              </m:e>
                            </m:fun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e>
                    </m:d>
                  </m:e>
                </m:mr>
                <m:mr>
                  <m:e>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q</m:t>
                                </m:r>
                              </m:e>
                            </m:fun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e>
                    </m:d>
                  </m:e>
                  <m:e>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m</m:t>
                        </m:r>
                      </m:e>
                      <m:sub>
                        <m:r>
                          <w:rPr>
                            <w:rFonts w:ascii="Cambria Math" w:hAnsi="Cambria Math"/>
                          </w:rPr>
                          <m:t>2</m:t>
                        </m:r>
                      </m:sub>
                    </m:sSub>
                  </m:e>
                </m:mr>
              </m:m>
            </m:e>
          </m:d>
          <m:r>
            <w:rPr>
              <w:rFonts w:ascii="Cambria Math" w:hAnsi="Cambria Math"/>
            </w:rPr>
            <m:t>,</m:t>
          </m:r>
        </m:oMath>
      </m:oMathPara>
    </w:p>
    <w:p w14:paraId="5B9A58C1" w14:textId="7ABDD2BA" w:rsidR="00EB543B" w:rsidRPr="00EB543B" w:rsidRDefault="00EB543B" w:rsidP="00EB543B">
      <m:oMathPara>
        <m:oMath>
          <m:r>
            <w:rPr>
              <w:rFonts w:ascii="Cambria Math" w:hAnsi="Cambria Math"/>
            </w:rPr>
            <m:t>C</m:t>
          </m:r>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q</m:t>
                            </m:r>
                          </m:e>
                        </m:func>
                      </m:e>
                      <m:sub>
                        <m:r>
                          <w:rPr>
                            <w:rFonts w:ascii="Cambria Math" w:hAnsi="Cambria Math"/>
                          </w:rPr>
                          <m:t>2</m:t>
                        </m:r>
                      </m:sub>
                    </m:sSub>
                    <m:d>
                      <m:dPr>
                        <m:ctrlPr>
                          <w:rPr>
                            <w:rFonts w:ascii="Cambria Math" w:hAnsi="Cambria Math"/>
                          </w:rPr>
                        </m:ctrlPr>
                      </m:dPr>
                      <m:e>
                        <m: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q</m:t>
                                </m:r>
                              </m:e>
                            </m:acc>
                          </m:e>
                          <m:sub>
                            <m:r>
                              <w:rPr>
                                <w:rFonts w:ascii="Cambria Math" w:hAnsi="Cambria Math"/>
                              </w:rPr>
                              <m:t>2</m:t>
                            </m:r>
                          </m:sub>
                          <m:sup>
                            <m:r>
                              <w:rPr>
                                <w:rFonts w:ascii="Cambria Math" w:hAnsi="Cambria Math"/>
                              </w:rPr>
                              <m:t>2</m:t>
                            </m:r>
                          </m:sup>
                        </m:sSubSup>
                      </m:e>
                    </m:d>
                  </m:e>
                </m:mr>
                <m:mr>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q</m:t>
                            </m:r>
                          </m:e>
                        </m:func>
                      </m:e>
                      <m:sub>
                        <m:r>
                          <w:rPr>
                            <w:rFonts w:ascii="Cambria Math" w:hAnsi="Cambria Math"/>
                          </w:rPr>
                          <m:t>2</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q</m:t>
                            </m:r>
                          </m:e>
                        </m:acc>
                      </m:e>
                      <m:sub>
                        <m:r>
                          <w:rPr>
                            <w:rFonts w:ascii="Cambria Math" w:hAnsi="Cambria Math"/>
                          </w:rPr>
                          <m:t>1</m:t>
                        </m:r>
                      </m:sub>
                      <m:sup>
                        <m:r>
                          <w:rPr>
                            <w:rFonts w:ascii="Cambria Math" w:hAnsi="Cambria Math"/>
                          </w:rPr>
                          <m:t>2</m:t>
                        </m:r>
                      </m:sup>
                    </m:sSubSup>
                  </m:e>
                </m:mr>
              </m:m>
            </m:e>
          </m:d>
          <m:r>
            <w:rPr>
              <w:rFonts w:ascii="Cambria Math" w:hAnsi="Cambria Math"/>
            </w:rPr>
            <m:t>,</m:t>
          </m:r>
        </m:oMath>
      </m:oMathPara>
    </w:p>
    <w:p w14:paraId="39B313CD" w14:textId="6C847674" w:rsidR="00EB543B" w:rsidRPr="00EB543B" w:rsidRDefault="00EB543B" w:rsidP="00EB543B">
      <m:oMathPara>
        <m:oMath>
          <m:r>
            <w:rPr>
              <w:rFonts w:ascii="Cambria Math" w:hAnsi="Cambria Math"/>
            </w:rPr>
            <m:t>G</m:t>
          </m:r>
          <m:d>
            <m:dPr>
              <m:ctrlPr>
                <w:rPr>
                  <w:rFonts w:ascii="Cambria Math" w:hAnsi="Cambria Math"/>
                </w:rPr>
              </m:ctrlPr>
            </m:dPr>
            <m:e>
              <m:r>
                <m:rPr>
                  <m:sty m:val="b"/>
                </m:rPr>
                <w:rPr>
                  <w:rFonts w:ascii="Cambria Math" w:hAnsi="Cambria Math"/>
                </w:rPr>
                <m:t>q</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g</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q</m:t>
                                </m:r>
                              </m:e>
                            </m:fun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func>
                      </m:e>
                    </m:d>
                  </m:e>
                </m:mr>
                <m:mr>
                  <m:e>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func>
                  </m:e>
                </m:mr>
              </m:m>
            </m:e>
          </m:d>
          <m:r>
            <w:rPr>
              <w:rFonts w:ascii="Cambria Math" w:hAnsi="Cambria Math"/>
            </w:rPr>
            <m:t>.</m:t>
          </m:r>
        </m:oMath>
      </m:oMathPara>
    </w:p>
    <w:p w14:paraId="7C89F2DB" w14:textId="5E2A31C2" w:rsidR="00EB543B" w:rsidRDefault="00EB543B" w:rsidP="00EB543B">
      <w:pPr>
        <w:rPr>
          <w:shd w:val="clear" w:color="auto" w:fill="FFFFFF"/>
        </w:rPr>
      </w:pPr>
      <w:r>
        <w:rPr>
          <w:shd w:val="clear" w:color="auto" w:fill="FFFFFF"/>
        </w:rPr>
        <w:t xml:space="preserve">Equivalently, defining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11</m:t>
            </m:r>
          </m:sub>
        </m:sSub>
        <m:sSub>
          <m:sSubPr>
            <m:ctrlPr>
              <w:rPr>
                <w:rFonts w:ascii="Cambria Math" w:hAnsi="Cambria Math"/>
              </w:rPr>
            </m:ctrlPr>
          </m:sSubPr>
          <m:e>
            <m:r>
              <w:rPr>
                <w:rFonts w:ascii="Cambria Math" w:hAnsi="Cambria Math"/>
              </w:rPr>
              <m:t>m</m:t>
            </m:r>
          </m:e>
          <m:sub>
            <m:r>
              <w:rPr>
                <w:rFonts w:ascii="Cambria Math" w:hAnsi="Cambria Math"/>
              </w:rPr>
              <m:t>22</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q</m:t>
                    </m:r>
                  </m:e>
                </m:func>
              </m:e>
              <m:sub>
                <m:r>
                  <w:rPr>
                    <w:rFonts w:ascii="Cambria Math" w:hAnsi="Cambria Math"/>
                  </w:rPr>
                  <m:t>2</m:t>
                </m:r>
              </m:sub>
            </m:sSub>
          </m:e>
        </m:d>
      </m:oMath>
      <w:r>
        <w:t xml:space="preserve">, </w:t>
      </w:r>
      <w:r>
        <w:rPr>
          <w:shd w:val="clear" w:color="auto" w:fill="FFFFFF"/>
        </w:rPr>
        <w:t>the joint accelerations were:</w:t>
      </w:r>
    </w:p>
    <w:p w14:paraId="585856B3" w14:textId="411C214B" w:rsidR="00EB543B" w:rsidRPr="00EB543B" w:rsidRDefault="00000000" w:rsidP="00EB543B">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22</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e>
              </m:d>
            </m:num>
            <m:den>
              <m:r>
                <w:rPr>
                  <w:rFonts w:ascii="Cambria Math" w:hAnsi="Cambria Math"/>
                </w:rPr>
                <m:t>D</m:t>
              </m:r>
            </m:den>
          </m:f>
          <m:r>
            <w:rPr>
              <w:rFonts w:ascii="Cambria Math" w:hAnsi="Cambria Math"/>
            </w:rPr>
            <m:t>,</m:t>
          </m:r>
        </m:oMath>
      </m:oMathPara>
    </w:p>
    <w:p w14:paraId="0A680DC0" w14:textId="0E72A56C" w:rsidR="00EB543B" w:rsidRPr="00EB543B" w:rsidRDefault="00000000" w:rsidP="00EB543B">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12</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e>
              </m:d>
            </m:num>
            <m:den>
              <m:r>
                <w:rPr>
                  <w:rFonts w:ascii="Cambria Math" w:hAnsi="Cambria Math"/>
                </w:rPr>
                <m:t>D</m:t>
              </m:r>
            </m:den>
          </m:f>
          <m:r>
            <w:rPr>
              <w:rFonts w:ascii="Cambria Math" w:hAnsi="Cambria Math"/>
            </w:rPr>
            <m:t>.</m:t>
          </m:r>
        </m:oMath>
      </m:oMathPara>
    </w:p>
    <w:p w14:paraId="5839F9EE" w14:textId="2AB0466D" w:rsidR="00EB543B" w:rsidRDefault="00EB543B" w:rsidP="00EB543B">
      <w:pPr>
        <w:rPr>
          <w:shd w:val="clear" w:color="auto" w:fill="FFFFFF"/>
        </w:rPr>
      </w:pPr>
      <w:r>
        <w:rPr>
          <w:shd w:val="clear" w:color="auto" w:fill="FFFFFF"/>
        </w:rPr>
        <w:t>These accelerations were then reformulated as the first-order system:</w:t>
      </w:r>
    </w:p>
    <w:p w14:paraId="27E4101C" w14:textId="68501A85" w:rsidR="00EB543B" w:rsidRPr="00EB543B" w:rsidRDefault="00000000" w:rsidP="00EB543B">
      <m:oMathPara>
        <m:oMath>
          <m:f>
            <m:fPr>
              <m:ctrlPr>
                <w:rPr>
                  <w:rFonts w:ascii="Cambria Math" w:hAnsi="Cambria Math"/>
                </w:rPr>
              </m:ctrlPr>
            </m:fPr>
            <m:num>
              <m:r>
                <w:rPr>
                  <w:rFonts w:ascii="Cambria Math" w:hAnsi="Cambria Math"/>
                </w:rPr>
                <m:t>d</m:t>
              </m:r>
            </m:num>
            <m:den>
              <m:r>
                <w:rPr>
                  <w:rFonts w:ascii="Cambria Math" w:hAnsi="Cambria Math"/>
                </w:rPr>
                <m:t>dt</m:t>
              </m:r>
            </m:den>
          </m:f>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1</m:t>
                        </m:r>
                      </m:sub>
                    </m:sSub>
                  </m:e>
                </m:mr>
                <m:mr>
                  <m:e>
                    <m:sSub>
                      <m:sSubPr>
                        <m:ctrlPr>
                          <w:rPr>
                            <w:rFonts w:ascii="Cambria Math" w:hAnsi="Cambria Math"/>
                          </w:rPr>
                        </m:ctrlPr>
                      </m:sSubPr>
                      <m:e>
                        <m:r>
                          <w:rPr>
                            <w:rFonts w:ascii="Cambria Math" w:hAnsi="Cambria Math"/>
                          </w:rPr>
                          <m:t>q</m:t>
                        </m:r>
                      </m:e>
                      <m:sub>
                        <m:r>
                          <w:rPr>
                            <w:rFonts w:ascii="Cambria Math" w:hAnsi="Cambria Math"/>
                          </w:rPr>
                          <m:t>2</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m:t>
                        </m:r>
                      </m:sub>
                    </m:sSub>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m:t>
                        </m:r>
                      </m:sub>
                    </m:sSub>
                    <m:d>
                      <m:dPr>
                        <m:ctrlPr>
                          <w:rPr>
                            <w:rFonts w:ascii="Cambria Math" w:hAnsi="Cambria Math"/>
                          </w:rPr>
                        </m:ctrlPr>
                      </m:dPr>
                      <m:e>
                        <m:r>
                          <m:rPr>
                            <m:sty m:val="b"/>
                          </m:rPr>
                          <w:rPr>
                            <w:rFonts w:ascii="Cambria Math" w:hAnsi="Cambria Math"/>
                          </w:rPr>
                          <m:t>q</m:t>
                        </m:r>
                        <m:r>
                          <w:rPr>
                            <w:rFonts w:ascii="Cambria Math" w:hAnsi="Cambria Math"/>
                          </w:rPr>
                          <m:t>,</m:t>
                        </m:r>
                        <m:acc>
                          <m:accPr>
                            <m:chr m:val="̇"/>
                            <m:ctrlPr>
                              <w:rPr>
                                <w:rFonts w:ascii="Cambria Math" w:hAnsi="Cambria Math"/>
                              </w:rPr>
                            </m:ctrlPr>
                          </m:accPr>
                          <m:e>
                            <m:r>
                              <m:rPr>
                                <m:sty m:val="b"/>
                              </m:rPr>
                              <w:rPr>
                                <w:rFonts w:ascii="Cambria Math" w:hAnsi="Cambria Math"/>
                              </w:rPr>
                              <m:t>q</m:t>
                            </m:r>
                          </m:e>
                        </m:acc>
                      </m:e>
                    </m:d>
                  </m:e>
                </m:mr>
              </m:m>
            </m:e>
          </m:d>
          <m:r>
            <w:rPr>
              <w:rFonts w:ascii="Cambria Math" w:hAnsi="Cambria Math"/>
            </w:rPr>
            <m:t>,</m:t>
          </m:r>
        </m:oMath>
      </m:oMathPara>
    </w:p>
    <w:p w14:paraId="69FB46DB" w14:textId="670EC897" w:rsidR="00EB543B" w:rsidRPr="00EB543B" w:rsidRDefault="00EB543B" w:rsidP="00176D39">
      <w:pPr>
        <w:rPr>
          <w:shd w:val="clear" w:color="auto" w:fill="FFFFFF"/>
        </w:rPr>
      </w:pPr>
      <w:r>
        <w:rPr>
          <w:shd w:val="clear" w:color="auto" w:fill="FFFFFF"/>
        </w:rPr>
        <w:lastRenderedPageBreak/>
        <w:t>which was integrated using the fixed-step fourth-order Runge-Kutta scheme.</w:t>
      </w:r>
    </w:p>
    <w:p w14:paraId="49C29D4E" w14:textId="4A19A7C8" w:rsidR="00EB543B" w:rsidRPr="00EB543B" w:rsidRDefault="00EB543B" w:rsidP="00EB543B">
      <w:pPr>
        <w:pStyle w:val="Heading3"/>
      </w:pPr>
      <w:r w:rsidRPr="00EB543B">
        <w:t>Supplementary Figures and Legends</w:t>
      </w:r>
    </w:p>
    <w:p w14:paraId="1DC02C94" w14:textId="63132DE5" w:rsidR="00176D39" w:rsidRPr="00176D39" w:rsidRDefault="00176D39" w:rsidP="00176D39">
      <w:r>
        <w:rPr>
          <w:noProof/>
          <w14:ligatures w14:val="standardContextual"/>
        </w:rPr>
        <w:drawing>
          <wp:inline distT="0" distB="0" distL="0" distR="0" wp14:anchorId="3D2D759E" wp14:editId="4E391A0E">
            <wp:extent cx="5943600" cy="2924175"/>
            <wp:effectExtent l="0" t="0" r="0" b="0"/>
            <wp:docPr id="24558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2564" name="Picture 2455825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48E26D5A" w14:textId="77777777" w:rsidR="007A13FF" w:rsidRPr="007A13FF" w:rsidRDefault="00176D39" w:rsidP="00176D39">
      <w:pPr>
        <w:rPr>
          <w:b/>
          <w:bCs/>
        </w:rPr>
      </w:pPr>
      <w:r w:rsidRPr="007A13FF">
        <w:rPr>
          <w:b/>
          <w:bCs/>
        </w:rPr>
        <w:t xml:space="preserve">Supplementary Fig. 1 | Parallel-coordinate representation of hyperparameter optimization. </w:t>
      </w:r>
    </w:p>
    <w:p w14:paraId="6A4BC160" w14:textId="41F0AB24" w:rsidR="00176D39" w:rsidRDefault="00176D39" w:rsidP="00176D39">
      <w:r w:rsidRPr="00176D39">
        <w:t>Each polyline represents one Optuna hyperparameter trial evaluated during the architecture search. Axes show the learning rate, activation function, network depth, hidden-layer widths, and validation torque RMSE. Pale cyan lines show all evaluated trials, teal lines indicate the lowest 10% of trials by RMSE, and the red line marks the best-performing configuration used for subsequent analyses. Unused deeper-layer width parameters in shallower networks are encoded as 0 to display variable-depth architectures on a common axis set.</w:t>
      </w:r>
    </w:p>
    <w:p w14:paraId="4CF198AA" w14:textId="38FD1309" w:rsidR="00ED7347" w:rsidRDefault="00266A58" w:rsidP="00176D39">
      <w:r>
        <w:rPr>
          <w:noProof/>
          <w14:ligatures w14:val="standardContextual"/>
        </w:rPr>
        <w:lastRenderedPageBreak/>
        <w:drawing>
          <wp:inline distT="0" distB="0" distL="0" distR="0" wp14:anchorId="5FD00786" wp14:editId="196A400D">
            <wp:extent cx="5943600" cy="2607945"/>
            <wp:effectExtent l="0" t="0" r="0" b="0"/>
            <wp:docPr id="19342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7164" name="Picture 19342371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58CCF479" w14:textId="5B89B500" w:rsidR="00ED7347" w:rsidRPr="007A13FF" w:rsidRDefault="00ED7347" w:rsidP="00176D39">
      <w:pPr>
        <w:rPr>
          <w:b/>
          <w:bCs/>
        </w:rPr>
      </w:pPr>
      <w:r w:rsidRPr="007A13FF">
        <w:rPr>
          <w:b/>
          <w:bCs/>
        </w:rPr>
        <w:t>Supplementary Fig. 2 | Pairwise statistical comparison of inverse-dynamics accuracy across training-set sizes.</w:t>
      </w:r>
    </w:p>
    <w:p w14:paraId="4B9D6DDE" w14:textId="54BFCAD3" w:rsidR="00ED7347" w:rsidRDefault="00ED7347" w:rsidP="00176D39">
      <w:r w:rsidRPr="00ED7347">
        <w:rPr>
          <w:b/>
          <w:bCs/>
        </w:rPr>
        <w:t>a,b</w:t>
      </w:r>
      <w:r w:rsidRPr="00ED7347">
        <w:t>, Matrix representation of pairwise comparisons of trajectory-wise torque RMSE distributions for joint 1 (</w:t>
      </w:r>
      <w:r w:rsidRPr="00ED7347">
        <w:rPr>
          <w:b/>
          <w:bCs/>
        </w:rPr>
        <w:t>a</w:t>
      </w:r>
      <w:r w:rsidRPr="00ED7347">
        <w:t>) and joint 2 (</w:t>
      </w:r>
      <w:r w:rsidRPr="00ED7347">
        <w:rPr>
          <w:b/>
          <w:bCs/>
        </w:rPr>
        <w:t>b</w:t>
      </w:r>
      <w:r w:rsidRPr="00ED7347">
        <w:t xml:space="preserve">) across training-set sizes. Rows and columns denote the dataset sizes being compared. Pairwise differences were evaluated using two-sided Mann-Whitney U tests with Benjamini-Hochberg false discovery rate correction. Cell colour reports the FDR-adjusted </w:t>
      </w:r>
      <w:r w:rsidR="00266A58">
        <w:t>p</w:t>
      </w:r>
      <w:r w:rsidRPr="00ED7347">
        <w:t xml:space="preserve"> value, with darker blue for joint 1 and darker red for joint 2 indicating stronger evidence that the corresponding RMSE distributions differ. Gray diagonal cells represent self-comparisons. Outlined cells labeled ns denote comparisons that were not significant after FDR correction (</w:t>
      </w:r>
      <w:r w:rsidR="00266A58">
        <w:t>p</w:t>
      </w:r>
      <w:r w:rsidRPr="00ED7347">
        <w:t xml:space="preserve"> &gt;= 0.05).</w:t>
      </w:r>
    </w:p>
    <w:p w14:paraId="206F43FA" w14:textId="77777777" w:rsidR="00430014" w:rsidRPr="00176D39" w:rsidRDefault="00430014" w:rsidP="00176D39"/>
    <w:sectPr w:rsidR="00430014" w:rsidRPr="00176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ouglas Weber" w:date="2026-05-29T14:29:00Z" w:initials="DW">
    <w:p w14:paraId="4B85A90C" w14:textId="77777777" w:rsidR="007E75D7" w:rsidRDefault="007E75D7" w:rsidP="007E75D7">
      <w:pPr>
        <w:jc w:val="left"/>
      </w:pPr>
      <w:r>
        <w:rPr>
          <w:rStyle w:val="CommentReference"/>
        </w:rPr>
        <w:annotationRef/>
      </w:r>
      <w:r>
        <w:rPr>
          <w:rFonts w:ascii="Times New Roman" w:hAnsi="Times New Roman"/>
          <w:szCs w:val="20"/>
        </w:rPr>
        <w:t>Is "prediction" absolutely necessary? You can certainly argue that prediction is necessary in animals to overcome feedback delays. Not sure we can make that claim for robots.</w:t>
      </w:r>
    </w:p>
  </w:comment>
  <w:comment w:id="13" w:author="Douglas Weber" w:date="2026-05-30T07:03:00Z" w:initials="DW">
    <w:p w14:paraId="58555846" w14:textId="77777777" w:rsidR="009173D4" w:rsidRDefault="009173D4" w:rsidP="009173D4">
      <w:pPr>
        <w:jc w:val="left"/>
      </w:pPr>
      <w:r>
        <w:rPr>
          <w:rStyle w:val="CommentReference"/>
        </w:rPr>
        <w:annotationRef/>
      </w:r>
      <w:r>
        <w:rPr>
          <w:rFonts w:ascii="Times New Roman" w:hAnsi="Times New Roman"/>
          <w:szCs w:val="20"/>
        </w:rPr>
        <w:t xml:space="preserve">figure looks great. I'm confused by tau and tau^*. Usually, the estimated value would have the asterisk and the actual (reference) value would not. I suppose either is fine, but it seems there is a discrepancy between the left and right panels. In the "forward dynamics" case, I assume tau is the known or reference value for torque. Also, where does the reference value come from? </w:t>
      </w:r>
    </w:p>
  </w:comment>
  <w:comment w:id="15" w:author="Douglas Weber" w:date="2026-05-30T07:05:00Z" w:initials="DW">
    <w:p w14:paraId="396E44C3" w14:textId="77777777" w:rsidR="009173D4" w:rsidRDefault="009173D4" w:rsidP="009173D4">
      <w:pPr>
        <w:jc w:val="left"/>
      </w:pPr>
      <w:r>
        <w:rPr>
          <w:rStyle w:val="CommentReference"/>
        </w:rPr>
        <w:annotationRef/>
      </w:r>
      <w:r>
        <w:rPr>
          <w:rFonts w:ascii="Times New Roman" w:hAnsi="Times New Roman"/>
          <w:szCs w:val="20"/>
        </w:rPr>
        <w:t>where do we obtain the reference torques?</w:t>
      </w:r>
    </w:p>
  </w:comment>
  <w:comment w:id="17" w:author="Douglas Weber" w:date="2026-05-30T07:20:00Z" w:initials="DW">
    <w:p w14:paraId="3D2C2E89" w14:textId="77777777" w:rsidR="008F713B" w:rsidRDefault="008F713B" w:rsidP="008F713B">
      <w:pPr>
        <w:jc w:val="left"/>
      </w:pPr>
      <w:r>
        <w:rPr>
          <w:rStyle w:val="CommentReference"/>
        </w:rPr>
        <w:annotationRef/>
      </w:r>
      <w:r>
        <w:rPr>
          <w:rFonts w:ascii="Times New Roman" w:hAnsi="Times New Roman"/>
          <w:szCs w:val="20"/>
        </w:rPr>
        <w:t>active? Is "active" necessary?</w:t>
      </w:r>
    </w:p>
  </w:comment>
  <w:comment w:id="18" w:author="Douglas Weber" w:date="2026-05-30T07:30:00Z" w:initials="DW">
    <w:p w14:paraId="70E2201B" w14:textId="77777777" w:rsidR="00756B72" w:rsidRDefault="00756B72" w:rsidP="00756B72">
      <w:pPr>
        <w:jc w:val="left"/>
      </w:pPr>
      <w:r>
        <w:rPr>
          <w:rStyle w:val="CommentReference"/>
        </w:rPr>
        <w:annotationRef/>
      </w:r>
      <w:r>
        <w:rPr>
          <w:rFonts w:ascii="Times New Roman" w:hAnsi="Times New Roman"/>
          <w:szCs w:val="20"/>
        </w:rPr>
        <w:t>is this meant to distinguish these forces from inertial, Coriolis, damping and other internal forces? Those are never mentioned.</w:t>
      </w:r>
    </w:p>
  </w:comment>
  <w:comment w:id="22" w:author="Douglas Weber" w:date="2026-05-30T08:07:00Z" w:initials="DW">
    <w:p w14:paraId="6495151F" w14:textId="77777777" w:rsidR="00542FE7" w:rsidRDefault="00542FE7" w:rsidP="00542FE7">
      <w:pPr>
        <w:jc w:val="left"/>
      </w:pPr>
      <w:r>
        <w:rPr>
          <w:rStyle w:val="CommentReference"/>
        </w:rPr>
        <w:annotationRef/>
      </w:r>
      <w:r>
        <w:rPr>
          <w:rFonts w:ascii="Times New Roman" w:hAnsi="Times New Roman"/>
          <w:szCs w:val="20"/>
        </w:rPr>
        <w:t>Perhaps not necessary, but it might be helpful to add a diagram showing the double pendulum model and kinematics.</w:t>
      </w:r>
    </w:p>
  </w:comment>
  <w:comment w:id="30" w:author="Douglas Weber" w:date="2026-05-30T08:44:00Z" w:initials="DW">
    <w:p w14:paraId="7E3C9B0B" w14:textId="77777777" w:rsidR="00FD3A23" w:rsidRDefault="00FD3A23" w:rsidP="00FD3A23">
      <w:pPr>
        <w:jc w:val="left"/>
      </w:pPr>
      <w:r>
        <w:rPr>
          <w:rStyle w:val="CommentReference"/>
        </w:rPr>
        <w:annotationRef/>
      </w:r>
      <w:r>
        <w:rPr>
          <w:rFonts w:ascii="Times New Roman" w:hAnsi="Times New Roman"/>
          <w:szCs w:val="20"/>
        </w:rPr>
        <w:t>should or should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85A90C" w15:done="0"/>
  <w15:commentEx w15:paraId="58555846" w15:done="0"/>
  <w15:commentEx w15:paraId="396E44C3" w15:done="0"/>
  <w15:commentEx w15:paraId="3D2C2E89" w15:done="0"/>
  <w15:commentEx w15:paraId="70E2201B" w15:paraIdParent="3D2C2E89" w15:done="0"/>
  <w15:commentEx w15:paraId="6495151F" w15:done="0"/>
  <w15:commentEx w15:paraId="7E3C9B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FEAAE4" w16cex:dateUtc="2026-05-29T18:29:00Z"/>
  <w16cex:commentExtensible w16cex:durableId="3FA5894E" w16cex:dateUtc="2026-05-30T11:03:00Z"/>
  <w16cex:commentExtensible w16cex:durableId="07813DE4" w16cex:dateUtc="2026-05-30T11:05:00Z"/>
  <w16cex:commentExtensible w16cex:durableId="4A11FFC7" w16cex:dateUtc="2026-05-30T11:20:00Z"/>
  <w16cex:commentExtensible w16cex:durableId="7E3700B5" w16cex:dateUtc="2026-05-30T11:30:00Z"/>
  <w16cex:commentExtensible w16cex:durableId="34F81956" w16cex:dateUtc="2026-05-30T12:07:00Z"/>
  <w16cex:commentExtensible w16cex:durableId="60EFC0FF" w16cex:dateUtc="2026-05-30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85A90C" w16cid:durableId="7BFEAAE4"/>
  <w16cid:commentId w16cid:paraId="58555846" w16cid:durableId="3FA5894E"/>
  <w16cid:commentId w16cid:paraId="396E44C3" w16cid:durableId="07813DE4"/>
  <w16cid:commentId w16cid:paraId="3D2C2E89" w16cid:durableId="4A11FFC7"/>
  <w16cid:commentId w16cid:paraId="70E2201B" w16cid:durableId="7E3700B5"/>
  <w16cid:commentId w16cid:paraId="6495151F" w16cid:durableId="34F81956"/>
  <w16cid:commentId w16cid:paraId="7E3C9B0B" w16cid:durableId="60EFC0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0979" w14:textId="77777777" w:rsidR="004102E8" w:rsidRDefault="004102E8">
      <w:pPr>
        <w:spacing w:line="240" w:lineRule="auto"/>
      </w:pPr>
      <w:r>
        <w:separator/>
      </w:r>
    </w:p>
  </w:endnote>
  <w:endnote w:type="continuationSeparator" w:id="0">
    <w:p w14:paraId="279FCF4B" w14:textId="77777777" w:rsidR="004102E8" w:rsidRDefault="004102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ngLiU_MSCS">
    <w:panose1 w:val="02020500000000000000"/>
    <w:charset w:val="88"/>
    <w:family w:val="roman"/>
    <w:pitch w:val="variable"/>
    <w:sig w:usb0="8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FD05" w14:textId="77777777" w:rsidR="0037135B" w:rsidRDefault="0037135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1307193" w14:textId="77777777" w:rsidR="0037135B" w:rsidRDefault="0037135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B1689" w14:textId="77777777" w:rsidR="004102E8" w:rsidRDefault="004102E8">
      <w:pPr>
        <w:spacing w:line="240" w:lineRule="auto"/>
      </w:pPr>
      <w:r>
        <w:separator/>
      </w:r>
    </w:p>
  </w:footnote>
  <w:footnote w:type="continuationSeparator" w:id="0">
    <w:p w14:paraId="63D468CC" w14:textId="77777777" w:rsidR="004102E8" w:rsidRDefault="004102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AB4F" w14:textId="77777777" w:rsidR="0037135B" w:rsidRDefault="0037135B">
    <w:pPr>
      <w:jc w:val="right"/>
      <w:rPr>
        <w:szCs w:val="20"/>
      </w:rPr>
    </w:pPr>
  </w:p>
  <w:p w14:paraId="2A66C6C6" w14:textId="77777777" w:rsidR="0037135B" w:rsidRDefault="003713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2EC"/>
    <w:multiLevelType w:val="hybridMultilevel"/>
    <w:tmpl w:val="A142DA1E"/>
    <w:lvl w:ilvl="0" w:tplc="7492773C">
      <w:start w:val="1"/>
      <w:numFmt w:val="decimal"/>
      <w:lvlText w:val="(%1)"/>
      <w:lvlJc w:val="left"/>
      <w:pPr>
        <w:ind w:left="720" w:hanging="36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E40D07"/>
    <w:multiLevelType w:val="hybridMultilevel"/>
    <w:tmpl w:val="D386706A"/>
    <w:lvl w:ilvl="0" w:tplc="23D4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82DBD"/>
    <w:multiLevelType w:val="hybridMultilevel"/>
    <w:tmpl w:val="926CA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1"/>
  </w:num>
  <w:num w:numId="2" w16cid:durableId="1391491802">
    <w:abstractNumId w:val="3"/>
  </w:num>
  <w:num w:numId="3" w16cid:durableId="1845052388">
    <w:abstractNumId w:val="4"/>
  </w:num>
  <w:num w:numId="4" w16cid:durableId="505708083">
    <w:abstractNumId w:val="0"/>
  </w:num>
  <w:num w:numId="5" w16cid:durableId="9047996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uglas Weber">
    <w15:presenceInfo w15:providerId="AD" w15:userId="S::dweber2@andrew.cmu.edu::076195b2-e08e-4e39-b22f-e2c66e3580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5B"/>
    <w:rsid w:val="0000208C"/>
    <w:rsid w:val="000056E0"/>
    <w:rsid w:val="00015533"/>
    <w:rsid w:val="00017013"/>
    <w:rsid w:val="00022F79"/>
    <w:rsid w:val="000230F5"/>
    <w:rsid w:val="00023AD9"/>
    <w:rsid w:val="00032144"/>
    <w:rsid w:val="00047FC6"/>
    <w:rsid w:val="00051A32"/>
    <w:rsid w:val="00056769"/>
    <w:rsid w:val="00076D17"/>
    <w:rsid w:val="00077C33"/>
    <w:rsid w:val="000809E9"/>
    <w:rsid w:val="00081C1D"/>
    <w:rsid w:val="00085876"/>
    <w:rsid w:val="00086D10"/>
    <w:rsid w:val="0009166C"/>
    <w:rsid w:val="00092BF1"/>
    <w:rsid w:val="000961C0"/>
    <w:rsid w:val="000A16E1"/>
    <w:rsid w:val="000B2FF2"/>
    <w:rsid w:val="000C0B94"/>
    <w:rsid w:val="000C2ED4"/>
    <w:rsid w:val="000D267E"/>
    <w:rsid w:val="000E3B59"/>
    <w:rsid w:val="000F5C07"/>
    <w:rsid w:val="001048C0"/>
    <w:rsid w:val="00104943"/>
    <w:rsid w:val="00107F87"/>
    <w:rsid w:val="00110264"/>
    <w:rsid w:val="0011075C"/>
    <w:rsid w:val="00115CC8"/>
    <w:rsid w:val="001204E4"/>
    <w:rsid w:val="00122F70"/>
    <w:rsid w:val="00123A46"/>
    <w:rsid w:val="00142366"/>
    <w:rsid w:val="0014761E"/>
    <w:rsid w:val="00157008"/>
    <w:rsid w:val="00162F7F"/>
    <w:rsid w:val="001667D4"/>
    <w:rsid w:val="00176D39"/>
    <w:rsid w:val="00186043"/>
    <w:rsid w:val="001924E8"/>
    <w:rsid w:val="00192613"/>
    <w:rsid w:val="001942A8"/>
    <w:rsid w:val="001A07EE"/>
    <w:rsid w:val="001A3E39"/>
    <w:rsid w:val="001A3FB3"/>
    <w:rsid w:val="001B523C"/>
    <w:rsid w:val="001C2150"/>
    <w:rsid w:val="001C54D2"/>
    <w:rsid w:val="001D033A"/>
    <w:rsid w:val="001D339A"/>
    <w:rsid w:val="001E02D3"/>
    <w:rsid w:val="001E2B90"/>
    <w:rsid w:val="001E3CD8"/>
    <w:rsid w:val="00200157"/>
    <w:rsid w:val="00200CE8"/>
    <w:rsid w:val="00200D05"/>
    <w:rsid w:val="002015E9"/>
    <w:rsid w:val="002042EA"/>
    <w:rsid w:val="00206BCB"/>
    <w:rsid w:val="00214D65"/>
    <w:rsid w:val="00223510"/>
    <w:rsid w:val="00226D3F"/>
    <w:rsid w:val="002316E7"/>
    <w:rsid w:val="0024730D"/>
    <w:rsid w:val="0025149C"/>
    <w:rsid w:val="00255A8C"/>
    <w:rsid w:val="00264072"/>
    <w:rsid w:val="00266197"/>
    <w:rsid w:val="00266578"/>
    <w:rsid w:val="00266A58"/>
    <w:rsid w:val="0028482E"/>
    <w:rsid w:val="002940B6"/>
    <w:rsid w:val="002951A8"/>
    <w:rsid w:val="002B624F"/>
    <w:rsid w:val="002D0577"/>
    <w:rsid w:val="002D2E6F"/>
    <w:rsid w:val="002D342C"/>
    <w:rsid w:val="002D3C2C"/>
    <w:rsid w:val="002D651C"/>
    <w:rsid w:val="002D6F38"/>
    <w:rsid w:val="002D7112"/>
    <w:rsid w:val="002E103B"/>
    <w:rsid w:val="002E1580"/>
    <w:rsid w:val="002E3775"/>
    <w:rsid w:val="002E6753"/>
    <w:rsid w:val="002F1081"/>
    <w:rsid w:val="002F2FE9"/>
    <w:rsid w:val="002F34CA"/>
    <w:rsid w:val="002F7E62"/>
    <w:rsid w:val="00302E58"/>
    <w:rsid w:val="00303840"/>
    <w:rsid w:val="00310F36"/>
    <w:rsid w:val="003114D9"/>
    <w:rsid w:val="00316C2E"/>
    <w:rsid w:val="00320B6D"/>
    <w:rsid w:val="00322375"/>
    <w:rsid w:val="00325570"/>
    <w:rsid w:val="003325A4"/>
    <w:rsid w:val="003346A8"/>
    <w:rsid w:val="003353C5"/>
    <w:rsid w:val="003354FD"/>
    <w:rsid w:val="0035494D"/>
    <w:rsid w:val="00357C86"/>
    <w:rsid w:val="003652BF"/>
    <w:rsid w:val="00365AA6"/>
    <w:rsid w:val="0037135B"/>
    <w:rsid w:val="00373C4A"/>
    <w:rsid w:val="00375F97"/>
    <w:rsid w:val="003913D1"/>
    <w:rsid w:val="00394092"/>
    <w:rsid w:val="003A3187"/>
    <w:rsid w:val="003A3846"/>
    <w:rsid w:val="003B1F08"/>
    <w:rsid w:val="003C02B6"/>
    <w:rsid w:val="003C06CC"/>
    <w:rsid w:val="003D2025"/>
    <w:rsid w:val="003D59CC"/>
    <w:rsid w:val="003E2438"/>
    <w:rsid w:val="003E3B81"/>
    <w:rsid w:val="003F6D3A"/>
    <w:rsid w:val="004102E8"/>
    <w:rsid w:val="00410381"/>
    <w:rsid w:val="004145E6"/>
    <w:rsid w:val="00430014"/>
    <w:rsid w:val="004319A6"/>
    <w:rsid w:val="00437316"/>
    <w:rsid w:val="00442A32"/>
    <w:rsid w:val="00452093"/>
    <w:rsid w:val="00452192"/>
    <w:rsid w:val="004629FB"/>
    <w:rsid w:val="00464487"/>
    <w:rsid w:val="00483D69"/>
    <w:rsid w:val="00485C9B"/>
    <w:rsid w:val="00485C9C"/>
    <w:rsid w:val="004A4706"/>
    <w:rsid w:val="004A54D7"/>
    <w:rsid w:val="004A5C8E"/>
    <w:rsid w:val="004A675F"/>
    <w:rsid w:val="004C117F"/>
    <w:rsid w:val="004C374D"/>
    <w:rsid w:val="004D2FF5"/>
    <w:rsid w:val="004D6664"/>
    <w:rsid w:val="004E78EF"/>
    <w:rsid w:val="004F66D4"/>
    <w:rsid w:val="004F67FA"/>
    <w:rsid w:val="004F79A8"/>
    <w:rsid w:val="00515A8A"/>
    <w:rsid w:val="00527E16"/>
    <w:rsid w:val="00530574"/>
    <w:rsid w:val="0053160B"/>
    <w:rsid w:val="00540E1B"/>
    <w:rsid w:val="00542FE7"/>
    <w:rsid w:val="00561145"/>
    <w:rsid w:val="00561892"/>
    <w:rsid w:val="00574C26"/>
    <w:rsid w:val="00585527"/>
    <w:rsid w:val="0059298D"/>
    <w:rsid w:val="00594AFA"/>
    <w:rsid w:val="00595F0F"/>
    <w:rsid w:val="00597F15"/>
    <w:rsid w:val="005A2D48"/>
    <w:rsid w:val="005A4180"/>
    <w:rsid w:val="005A4DF1"/>
    <w:rsid w:val="005A6574"/>
    <w:rsid w:val="005A728D"/>
    <w:rsid w:val="005B04EB"/>
    <w:rsid w:val="005B55C2"/>
    <w:rsid w:val="005C5D4F"/>
    <w:rsid w:val="005D0BEC"/>
    <w:rsid w:val="005E1FB6"/>
    <w:rsid w:val="005F66B9"/>
    <w:rsid w:val="00600C90"/>
    <w:rsid w:val="00606CFA"/>
    <w:rsid w:val="0061091D"/>
    <w:rsid w:val="006134CC"/>
    <w:rsid w:val="00615BD2"/>
    <w:rsid w:val="00620DD3"/>
    <w:rsid w:val="0062437A"/>
    <w:rsid w:val="00624ED4"/>
    <w:rsid w:val="00627630"/>
    <w:rsid w:val="00637965"/>
    <w:rsid w:val="00644BC5"/>
    <w:rsid w:val="00646A7C"/>
    <w:rsid w:val="006502F6"/>
    <w:rsid w:val="006639A1"/>
    <w:rsid w:val="00686DA5"/>
    <w:rsid w:val="0068764A"/>
    <w:rsid w:val="0069408C"/>
    <w:rsid w:val="006A77CB"/>
    <w:rsid w:val="006B3672"/>
    <w:rsid w:val="006B4464"/>
    <w:rsid w:val="006B4F72"/>
    <w:rsid w:val="006C12B5"/>
    <w:rsid w:val="006C2B7F"/>
    <w:rsid w:val="006C5CD8"/>
    <w:rsid w:val="006C7A2B"/>
    <w:rsid w:val="006D1ECA"/>
    <w:rsid w:val="006D2B98"/>
    <w:rsid w:val="006E2D99"/>
    <w:rsid w:val="006F0946"/>
    <w:rsid w:val="006F3C12"/>
    <w:rsid w:val="00720FB7"/>
    <w:rsid w:val="00722815"/>
    <w:rsid w:val="00726EE5"/>
    <w:rsid w:val="00740E4D"/>
    <w:rsid w:val="0074114D"/>
    <w:rsid w:val="00747FE6"/>
    <w:rsid w:val="00752952"/>
    <w:rsid w:val="00756B72"/>
    <w:rsid w:val="0076607B"/>
    <w:rsid w:val="00772931"/>
    <w:rsid w:val="00776D45"/>
    <w:rsid w:val="00784D52"/>
    <w:rsid w:val="007A13FF"/>
    <w:rsid w:val="007A2F70"/>
    <w:rsid w:val="007B1A04"/>
    <w:rsid w:val="007B1A6B"/>
    <w:rsid w:val="007C0840"/>
    <w:rsid w:val="007C5D3E"/>
    <w:rsid w:val="007D628C"/>
    <w:rsid w:val="007E1635"/>
    <w:rsid w:val="007E69BD"/>
    <w:rsid w:val="007E75D7"/>
    <w:rsid w:val="007F26CF"/>
    <w:rsid w:val="007F271F"/>
    <w:rsid w:val="008114C0"/>
    <w:rsid w:val="008128F9"/>
    <w:rsid w:val="008248FE"/>
    <w:rsid w:val="00830679"/>
    <w:rsid w:val="00841132"/>
    <w:rsid w:val="008463EB"/>
    <w:rsid w:val="00851E25"/>
    <w:rsid w:val="00852463"/>
    <w:rsid w:val="0085327D"/>
    <w:rsid w:val="00856DE9"/>
    <w:rsid w:val="00856EDB"/>
    <w:rsid w:val="00857E87"/>
    <w:rsid w:val="0087055B"/>
    <w:rsid w:val="0087690A"/>
    <w:rsid w:val="00876C43"/>
    <w:rsid w:val="008851DE"/>
    <w:rsid w:val="00894C90"/>
    <w:rsid w:val="008B48BD"/>
    <w:rsid w:val="008B5AC0"/>
    <w:rsid w:val="008B7179"/>
    <w:rsid w:val="008C3549"/>
    <w:rsid w:val="008C3A2B"/>
    <w:rsid w:val="008E008E"/>
    <w:rsid w:val="008F713B"/>
    <w:rsid w:val="008F7D02"/>
    <w:rsid w:val="0090510F"/>
    <w:rsid w:val="00912280"/>
    <w:rsid w:val="00913566"/>
    <w:rsid w:val="009173D4"/>
    <w:rsid w:val="009400D9"/>
    <w:rsid w:val="009405FF"/>
    <w:rsid w:val="00970F7D"/>
    <w:rsid w:val="00980B4C"/>
    <w:rsid w:val="009831A8"/>
    <w:rsid w:val="00997D4E"/>
    <w:rsid w:val="009A5D2A"/>
    <w:rsid w:val="009B2273"/>
    <w:rsid w:val="009C0C48"/>
    <w:rsid w:val="009C26EF"/>
    <w:rsid w:val="009C423D"/>
    <w:rsid w:val="009C4B04"/>
    <w:rsid w:val="009D0335"/>
    <w:rsid w:val="009D0BC6"/>
    <w:rsid w:val="009E0BF0"/>
    <w:rsid w:val="00A030EF"/>
    <w:rsid w:val="00A034C6"/>
    <w:rsid w:val="00A041A4"/>
    <w:rsid w:val="00A10EB0"/>
    <w:rsid w:val="00A11B16"/>
    <w:rsid w:val="00A12600"/>
    <w:rsid w:val="00A22903"/>
    <w:rsid w:val="00A37577"/>
    <w:rsid w:val="00A66C31"/>
    <w:rsid w:val="00A70499"/>
    <w:rsid w:val="00A7166B"/>
    <w:rsid w:val="00A73592"/>
    <w:rsid w:val="00A8315A"/>
    <w:rsid w:val="00A86090"/>
    <w:rsid w:val="00A91DBB"/>
    <w:rsid w:val="00A93832"/>
    <w:rsid w:val="00AA2198"/>
    <w:rsid w:val="00AA38BC"/>
    <w:rsid w:val="00AA471F"/>
    <w:rsid w:val="00AA5F54"/>
    <w:rsid w:val="00AB0498"/>
    <w:rsid w:val="00AB45DA"/>
    <w:rsid w:val="00AB6070"/>
    <w:rsid w:val="00AC4221"/>
    <w:rsid w:val="00AD0FF6"/>
    <w:rsid w:val="00AE3772"/>
    <w:rsid w:val="00AF204B"/>
    <w:rsid w:val="00AF39C6"/>
    <w:rsid w:val="00B06EF8"/>
    <w:rsid w:val="00B13A5B"/>
    <w:rsid w:val="00B30D2C"/>
    <w:rsid w:val="00B3416C"/>
    <w:rsid w:val="00B35298"/>
    <w:rsid w:val="00B44565"/>
    <w:rsid w:val="00B6598C"/>
    <w:rsid w:val="00B714EE"/>
    <w:rsid w:val="00B843A9"/>
    <w:rsid w:val="00B921AD"/>
    <w:rsid w:val="00B92B38"/>
    <w:rsid w:val="00B96FC7"/>
    <w:rsid w:val="00BA4F9B"/>
    <w:rsid w:val="00BB7471"/>
    <w:rsid w:val="00BB7ADA"/>
    <w:rsid w:val="00BE0BBA"/>
    <w:rsid w:val="00BE1AD5"/>
    <w:rsid w:val="00BE2AF1"/>
    <w:rsid w:val="00BF7A44"/>
    <w:rsid w:val="00C11F0A"/>
    <w:rsid w:val="00C1357F"/>
    <w:rsid w:val="00C14D3D"/>
    <w:rsid w:val="00C16C2C"/>
    <w:rsid w:val="00C17D56"/>
    <w:rsid w:val="00C250A7"/>
    <w:rsid w:val="00C26074"/>
    <w:rsid w:val="00C36F80"/>
    <w:rsid w:val="00C52B85"/>
    <w:rsid w:val="00C530BC"/>
    <w:rsid w:val="00C54E98"/>
    <w:rsid w:val="00C57B82"/>
    <w:rsid w:val="00C72A1F"/>
    <w:rsid w:val="00C81ACE"/>
    <w:rsid w:val="00C94023"/>
    <w:rsid w:val="00CC1717"/>
    <w:rsid w:val="00CC342F"/>
    <w:rsid w:val="00CD2AE9"/>
    <w:rsid w:val="00CD6879"/>
    <w:rsid w:val="00CE106A"/>
    <w:rsid w:val="00CE231F"/>
    <w:rsid w:val="00CE296B"/>
    <w:rsid w:val="00CF241B"/>
    <w:rsid w:val="00D03CDC"/>
    <w:rsid w:val="00D15468"/>
    <w:rsid w:val="00D17B0E"/>
    <w:rsid w:val="00D27B9B"/>
    <w:rsid w:val="00D3095C"/>
    <w:rsid w:val="00D45666"/>
    <w:rsid w:val="00D502B8"/>
    <w:rsid w:val="00D55FF4"/>
    <w:rsid w:val="00D65740"/>
    <w:rsid w:val="00D762DA"/>
    <w:rsid w:val="00D76725"/>
    <w:rsid w:val="00D925E5"/>
    <w:rsid w:val="00D93000"/>
    <w:rsid w:val="00D97814"/>
    <w:rsid w:val="00DA537D"/>
    <w:rsid w:val="00DB0ABA"/>
    <w:rsid w:val="00DB65A0"/>
    <w:rsid w:val="00DC06F7"/>
    <w:rsid w:val="00DD49D5"/>
    <w:rsid w:val="00DE312C"/>
    <w:rsid w:val="00DE42B2"/>
    <w:rsid w:val="00DE5748"/>
    <w:rsid w:val="00DE7B78"/>
    <w:rsid w:val="00DF7AF6"/>
    <w:rsid w:val="00E1063E"/>
    <w:rsid w:val="00E10988"/>
    <w:rsid w:val="00E14D21"/>
    <w:rsid w:val="00E206B8"/>
    <w:rsid w:val="00E216CD"/>
    <w:rsid w:val="00E2205B"/>
    <w:rsid w:val="00E2208C"/>
    <w:rsid w:val="00E27DD6"/>
    <w:rsid w:val="00E4032B"/>
    <w:rsid w:val="00E45DF9"/>
    <w:rsid w:val="00E568BD"/>
    <w:rsid w:val="00E61E1F"/>
    <w:rsid w:val="00E637B9"/>
    <w:rsid w:val="00E76213"/>
    <w:rsid w:val="00E80118"/>
    <w:rsid w:val="00E84843"/>
    <w:rsid w:val="00E91B59"/>
    <w:rsid w:val="00EA77CE"/>
    <w:rsid w:val="00EB543B"/>
    <w:rsid w:val="00EC71EB"/>
    <w:rsid w:val="00ED7347"/>
    <w:rsid w:val="00ED7742"/>
    <w:rsid w:val="00EE23B7"/>
    <w:rsid w:val="00EE27BE"/>
    <w:rsid w:val="00EE39D4"/>
    <w:rsid w:val="00EE623D"/>
    <w:rsid w:val="00EF670E"/>
    <w:rsid w:val="00F00FB9"/>
    <w:rsid w:val="00F02DE6"/>
    <w:rsid w:val="00F1133C"/>
    <w:rsid w:val="00F12C32"/>
    <w:rsid w:val="00F16439"/>
    <w:rsid w:val="00F20A08"/>
    <w:rsid w:val="00F2151B"/>
    <w:rsid w:val="00F25D98"/>
    <w:rsid w:val="00F32596"/>
    <w:rsid w:val="00F43657"/>
    <w:rsid w:val="00F531F2"/>
    <w:rsid w:val="00F63345"/>
    <w:rsid w:val="00F64E3F"/>
    <w:rsid w:val="00F80D91"/>
    <w:rsid w:val="00F94C4C"/>
    <w:rsid w:val="00FA1F2D"/>
    <w:rsid w:val="00FA6A66"/>
    <w:rsid w:val="00FA7583"/>
    <w:rsid w:val="00FB1E23"/>
    <w:rsid w:val="00FD3A23"/>
    <w:rsid w:val="00FD57C3"/>
    <w:rsid w:val="00FE37F8"/>
    <w:rsid w:val="00FE6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6419"/>
  <w15:chartTrackingRefBased/>
  <w15:docId w15:val="{3F7401C7-1D4A-F646-A93E-615C6115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FB7"/>
    <w:pPr>
      <w:spacing w:after="0" w:line="480" w:lineRule="auto"/>
      <w:jc w:val="both"/>
    </w:pPr>
    <w:rPr>
      <w:rFonts w:ascii="Arial" w:eastAsia="Times New Roman" w:hAnsi="Arial" w:cs="Times New Roman"/>
      <w:kern w:val="0"/>
      <w:sz w:val="20"/>
      <w14:ligatures w14:val="none"/>
    </w:rPr>
  </w:style>
  <w:style w:type="paragraph" w:styleId="Heading1">
    <w:name w:val="heading 1"/>
    <w:basedOn w:val="Normal"/>
    <w:next w:val="Normal"/>
    <w:link w:val="Heading1Char"/>
    <w:uiPriority w:val="9"/>
    <w:qFormat/>
    <w:rsid w:val="0037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49C"/>
    <w:pPr>
      <w:keepNext/>
      <w:keepLines/>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086D10"/>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71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49C"/>
    <w:rPr>
      <w:rFonts w:ascii="Arial" w:eastAsiaTheme="majorEastAsia" w:hAnsi="Arial"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086D10"/>
    <w:rPr>
      <w:rFonts w:ascii="Arial" w:eastAsiaTheme="majorEastAsia" w:hAnsi="Arial" w:cstheme="majorBidi"/>
      <w:b/>
      <w:color w:val="000000" w:themeColor="text1"/>
      <w:kern w:val="0"/>
      <w:sz w:val="20"/>
      <w:szCs w:val="28"/>
      <w14:ligatures w14:val="none"/>
    </w:rPr>
  </w:style>
  <w:style w:type="character" w:customStyle="1" w:styleId="Heading4Char">
    <w:name w:val="Heading 4 Char"/>
    <w:basedOn w:val="DefaultParagraphFont"/>
    <w:link w:val="Heading4"/>
    <w:uiPriority w:val="9"/>
    <w:rsid w:val="00371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5B"/>
    <w:rPr>
      <w:rFonts w:eastAsiaTheme="majorEastAsia" w:cstheme="majorBidi"/>
      <w:color w:val="272727" w:themeColor="text1" w:themeTint="D8"/>
    </w:rPr>
  </w:style>
  <w:style w:type="paragraph" w:styleId="Title">
    <w:name w:val="Title"/>
    <w:basedOn w:val="Normal"/>
    <w:next w:val="Normal"/>
    <w:link w:val="TitleChar"/>
    <w:uiPriority w:val="10"/>
    <w:qFormat/>
    <w:rsid w:val="0037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5B"/>
    <w:rPr>
      <w:rFonts w:eastAsiaTheme="majorEastAsia" w:cstheme="majorBidi"/>
      <w:color w:val="595959" w:themeColor="text1" w:themeTint="A6"/>
      <w:spacing w:val="15"/>
      <w:sz w:val="28"/>
      <w:szCs w:val="28"/>
    </w:rPr>
  </w:style>
  <w:style w:type="paragraph" w:styleId="Quote">
    <w:name w:val="Quote"/>
    <w:aliases w:val="figure"/>
    <w:basedOn w:val="Normal"/>
    <w:next w:val="Normal"/>
    <w:link w:val="QuoteChar"/>
    <w:uiPriority w:val="29"/>
    <w:qFormat/>
    <w:rsid w:val="0037135B"/>
    <w:pPr>
      <w:spacing w:before="160"/>
      <w:jc w:val="center"/>
    </w:pPr>
    <w:rPr>
      <w:i/>
      <w:iCs/>
      <w:color w:val="404040" w:themeColor="text1" w:themeTint="BF"/>
    </w:rPr>
  </w:style>
  <w:style w:type="character" w:customStyle="1" w:styleId="QuoteChar">
    <w:name w:val="Quote Char"/>
    <w:aliases w:val="figure Char"/>
    <w:basedOn w:val="DefaultParagraphFont"/>
    <w:link w:val="Quote"/>
    <w:uiPriority w:val="29"/>
    <w:rsid w:val="0037135B"/>
    <w:rPr>
      <w:i/>
      <w:iCs/>
      <w:color w:val="404040" w:themeColor="text1" w:themeTint="BF"/>
    </w:rPr>
  </w:style>
  <w:style w:type="paragraph" w:styleId="ListParagraph">
    <w:name w:val="List Paragraph"/>
    <w:basedOn w:val="Normal"/>
    <w:uiPriority w:val="34"/>
    <w:qFormat/>
    <w:rsid w:val="0037135B"/>
    <w:pPr>
      <w:ind w:left="720"/>
      <w:contextualSpacing/>
    </w:pPr>
  </w:style>
  <w:style w:type="character" w:styleId="IntenseEmphasis">
    <w:name w:val="Intense Emphasis"/>
    <w:basedOn w:val="DefaultParagraphFont"/>
    <w:uiPriority w:val="21"/>
    <w:qFormat/>
    <w:rsid w:val="0037135B"/>
    <w:rPr>
      <w:i/>
      <w:iCs/>
      <w:color w:val="0F4761" w:themeColor="accent1" w:themeShade="BF"/>
    </w:rPr>
  </w:style>
  <w:style w:type="paragraph" w:styleId="IntenseQuote">
    <w:name w:val="Intense Quote"/>
    <w:basedOn w:val="Normal"/>
    <w:next w:val="Normal"/>
    <w:link w:val="IntenseQuoteChar"/>
    <w:uiPriority w:val="30"/>
    <w:qFormat/>
    <w:rsid w:val="0037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5B"/>
    <w:rPr>
      <w:i/>
      <w:iCs/>
      <w:color w:val="0F4761" w:themeColor="accent1" w:themeShade="BF"/>
    </w:rPr>
  </w:style>
  <w:style w:type="character" w:styleId="IntenseReference">
    <w:name w:val="Intense Reference"/>
    <w:basedOn w:val="DefaultParagraphFont"/>
    <w:uiPriority w:val="32"/>
    <w:qFormat/>
    <w:rsid w:val="0037135B"/>
    <w:rPr>
      <w:b/>
      <w:bCs/>
      <w:smallCaps/>
      <w:color w:val="0F4761" w:themeColor="accent1" w:themeShade="BF"/>
      <w:spacing w:val="5"/>
    </w:rPr>
  </w:style>
  <w:style w:type="character" w:styleId="CommentReference">
    <w:name w:val="annotation reference"/>
    <w:basedOn w:val="DefaultParagraphFont"/>
    <w:uiPriority w:val="99"/>
    <w:semiHidden/>
    <w:unhideWhenUsed/>
    <w:rsid w:val="0037135B"/>
    <w:rPr>
      <w:sz w:val="16"/>
      <w:szCs w:val="16"/>
    </w:rPr>
  </w:style>
  <w:style w:type="paragraph" w:styleId="CommentText">
    <w:name w:val="annotation text"/>
    <w:basedOn w:val="Normal"/>
    <w:link w:val="CommentTextChar"/>
    <w:uiPriority w:val="99"/>
    <w:unhideWhenUsed/>
    <w:rsid w:val="0037135B"/>
    <w:rPr>
      <w:rFonts w:ascii="Times New Roman" w:hAnsi="Times New Roman"/>
      <w:szCs w:val="20"/>
    </w:rPr>
  </w:style>
  <w:style w:type="character" w:customStyle="1" w:styleId="CommentTextChar">
    <w:name w:val="Comment Text Char"/>
    <w:basedOn w:val="DefaultParagraphFont"/>
    <w:link w:val="CommentText"/>
    <w:uiPriority w:val="99"/>
    <w:rsid w:val="0037135B"/>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37135B"/>
    <w:rPr>
      <w:color w:val="467886" w:themeColor="hyperlink"/>
      <w:u w:val="single"/>
    </w:rPr>
  </w:style>
  <w:style w:type="paragraph" w:styleId="BalloonText">
    <w:name w:val="Balloon Text"/>
    <w:basedOn w:val="Normal"/>
    <w:link w:val="BalloonTextChar"/>
    <w:uiPriority w:val="99"/>
    <w:semiHidden/>
    <w:unhideWhenUsed/>
    <w:rsid w:val="003713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5B"/>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37135B"/>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7135B"/>
    <w:rPr>
      <w:rFonts w:ascii="Times New Roman" w:eastAsia="Times New Roman" w:hAnsi="Times New Roman" w:cs="Times New Roman"/>
      <w:b/>
      <w:bCs/>
      <w:kern w:val="0"/>
      <w:sz w:val="20"/>
      <w:szCs w:val="20"/>
      <w14:ligatures w14:val="none"/>
    </w:rPr>
  </w:style>
  <w:style w:type="paragraph" w:customStyle="1" w:styleId="SMcaption">
    <w:name w:val="SM caption"/>
    <w:basedOn w:val="Normal"/>
    <w:qFormat/>
    <w:rsid w:val="0037135B"/>
    <w:rPr>
      <w:rFonts w:ascii="Times New Roman" w:hAnsi="Times New Roman"/>
      <w:sz w:val="24"/>
      <w:szCs w:val="20"/>
    </w:rPr>
  </w:style>
  <w:style w:type="paragraph" w:styleId="NormalWeb">
    <w:name w:val="Normal (Web)"/>
    <w:basedOn w:val="Normal"/>
    <w:uiPriority w:val="99"/>
    <w:rsid w:val="0037135B"/>
    <w:rPr>
      <w:rFonts w:ascii="Times New Roman" w:hAnsi="Times New Roman"/>
      <w:sz w:val="24"/>
    </w:rPr>
  </w:style>
  <w:style w:type="character" w:styleId="LineNumber">
    <w:name w:val="line number"/>
    <w:basedOn w:val="DefaultParagraphFont"/>
    <w:uiPriority w:val="99"/>
    <w:semiHidden/>
    <w:unhideWhenUsed/>
    <w:rsid w:val="0037135B"/>
  </w:style>
  <w:style w:type="paragraph" w:styleId="Revision">
    <w:name w:val="Revision"/>
    <w:hidden/>
    <w:uiPriority w:val="99"/>
    <w:semiHidden/>
    <w:rsid w:val="0037135B"/>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37135B"/>
    <w:rPr>
      <w:color w:val="605E5C"/>
      <w:shd w:val="clear" w:color="auto" w:fill="E1DFDD"/>
    </w:rPr>
  </w:style>
  <w:style w:type="paragraph" w:styleId="BodyText">
    <w:name w:val="Body Text"/>
    <w:basedOn w:val="Normal"/>
    <w:link w:val="BodyTextChar"/>
    <w:rsid w:val="0037135B"/>
    <w:pPr>
      <w:spacing w:after="120"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37135B"/>
    <w:rPr>
      <w:rFonts w:ascii="Times New Roman" w:eastAsia="SimSun" w:hAnsi="Times New Roman" w:cs="Times New Roman"/>
      <w:spacing w:val="-1"/>
      <w:kern w:val="0"/>
      <w:sz w:val="20"/>
      <w:szCs w:val="20"/>
      <w14:ligatures w14:val="none"/>
    </w:rPr>
  </w:style>
  <w:style w:type="character" w:customStyle="1" w:styleId="apple-converted-space">
    <w:name w:val="apple-converted-space"/>
    <w:basedOn w:val="DefaultParagraphFont"/>
    <w:rsid w:val="0037135B"/>
  </w:style>
  <w:style w:type="character" w:customStyle="1" w:styleId="math-inline">
    <w:name w:val="math-inline"/>
    <w:basedOn w:val="DefaultParagraphFont"/>
    <w:rsid w:val="0037135B"/>
  </w:style>
  <w:style w:type="table" w:styleId="TableGrid">
    <w:name w:val="Table Grid"/>
    <w:basedOn w:val="TableNormal"/>
    <w:uiPriority w:val="59"/>
    <w:rsid w:val="0037135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135B"/>
    <w:rPr>
      <w:color w:val="666666"/>
    </w:rPr>
  </w:style>
  <w:style w:type="character" w:customStyle="1" w:styleId="citation-267">
    <w:name w:val="citation-267"/>
    <w:basedOn w:val="DefaultParagraphFont"/>
    <w:rsid w:val="0037135B"/>
  </w:style>
  <w:style w:type="character" w:customStyle="1" w:styleId="citation-266">
    <w:name w:val="citation-266"/>
    <w:basedOn w:val="DefaultParagraphFont"/>
    <w:rsid w:val="0037135B"/>
  </w:style>
  <w:style w:type="character" w:customStyle="1" w:styleId="citation-265">
    <w:name w:val="citation-265"/>
    <w:basedOn w:val="DefaultParagraphFont"/>
    <w:rsid w:val="0037135B"/>
  </w:style>
  <w:style w:type="character" w:customStyle="1" w:styleId="citation-264">
    <w:name w:val="citation-264"/>
    <w:basedOn w:val="DefaultParagraphFont"/>
    <w:rsid w:val="0037135B"/>
  </w:style>
  <w:style w:type="character" w:customStyle="1" w:styleId="citation-263">
    <w:name w:val="citation-263"/>
    <w:basedOn w:val="DefaultParagraphFont"/>
    <w:rsid w:val="0037135B"/>
  </w:style>
  <w:style w:type="character" w:customStyle="1" w:styleId="citation-262">
    <w:name w:val="citation-262"/>
    <w:basedOn w:val="DefaultParagraphFont"/>
    <w:rsid w:val="0037135B"/>
  </w:style>
  <w:style w:type="character" w:customStyle="1" w:styleId="citation-261">
    <w:name w:val="citation-261"/>
    <w:basedOn w:val="DefaultParagraphFont"/>
    <w:rsid w:val="0037135B"/>
  </w:style>
  <w:style w:type="character" w:customStyle="1" w:styleId="citation-260">
    <w:name w:val="citation-260"/>
    <w:basedOn w:val="DefaultParagraphFont"/>
    <w:rsid w:val="0037135B"/>
  </w:style>
  <w:style w:type="character" w:customStyle="1" w:styleId="citation-259">
    <w:name w:val="citation-259"/>
    <w:basedOn w:val="DefaultParagraphFont"/>
    <w:rsid w:val="0037135B"/>
  </w:style>
  <w:style w:type="character" w:customStyle="1" w:styleId="citation-258">
    <w:name w:val="citation-258"/>
    <w:basedOn w:val="DefaultParagraphFont"/>
    <w:rsid w:val="0037135B"/>
  </w:style>
  <w:style w:type="character" w:customStyle="1" w:styleId="citation-257">
    <w:name w:val="citation-257"/>
    <w:basedOn w:val="DefaultParagraphFont"/>
    <w:rsid w:val="0037135B"/>
  </w:style>
  <w:style w:type="character" w:customStyle="1" w:styleId="citation-61">
    <w:name w:val="citation-61"/>
    <w:basedOn w:val="DefaultParagraphFont"/>
    <w:rsid w:val="0037135B"/>
  </w:style>
  <w:style w:type="character" w:customStyle="1" w:styleId="citation-60">
    <w:name w:val="citation-60"/>
    <w:basedOn w:val="DefaultParagraphFont"/>
    <w:rsid w:val="0037135B"/>
  </w:style>
  <w:style w:type="character" w:customStyle="1" w:styleId="citation-59">
    <w:name w:val="citation-59"/>
    <w:basedOn w:val="DefaultParagraphFont"/>
    <w:rsid w:val="0037135B"/>
  </w:style>
  <w:style w:type="character" w:customStyle="1" w:styleId="citation-58">
    <w:name w:val="citation-58"/>
    <w:basedOn w:val="DefaultParagraphFont"/>
    <w:rsid w:val="0037135B"/>
  </w:style>
  <w:style w:type="character" w:customStyle="1" w:styleId="citation-57">
    <w:name w:val="citation-57"/>
    <w:basedOn w:val="DefaultParagraphFont"/>
    <w:rsid w:val="0037135B"/>
  </w:style>
  <w:style w:type="character" w:customStyle="1" w:styleId="citation-56">
    <w:name w:val="citation-56"/>
    <w:basedOn w:val="DefaultParagraphFont"/>
    <w:rsid w:val="0037135B"/>
  </w:style>
  <w:style w:type="character" w:customStyle="1" w:styleId="citation-55">
    <w:name w:val="citation-55"/>
    <w:basedOn w:val="DefaultParagraphFont"/>
    <w:rsid w:val="0037135B"/>
  </w:style>
  <w:style w:type="character" w:customStyle="1" w:styleId="citation-196">
    <w:name w:val="citation-196"/>
    <w:basedOn w:val="DefaultParagraphFont"/>
    <w:rsid w:val="0037135B"/>
  </w:style>
  <w:style w:type="character" w:customStyle="1" w:styleId="citation-195">
    <w:name w:val="citation-195"/>
    <w:basedOn w:val="DefaultParagraphFont"/>
    <w:rsid w:val="0037135B"/>
  </w:style>
  <w:style w:type="character" w:customStyle="1" w:styleId="citation-194">
    <w:name w:val="citation-194"/>
    <w:basedOn w:val="DefaultParagraphFont"/>
    <w:rsid w:val="0037135B"/>
  </w:style>
  <w:style w:type="character" w:customStyle="1" w:styleId="citation-193">
    <w:name w:val="citation-193"/>
    <w:basedOn w:val="DefaultParagraphFont"/>
    <w:rsid w:val="0037135B"/>
  </w:style>
  <w:style w:type="character" w:customStyle="1" w:styleId="citation-192">
    <w:name w:val="citation-192"/>
    <w:basedOn w:val="DefaultParagraphFont"/>
    <w:rsid w:val="0037135B"/>
  </w:style>
  <w:style w:type="character" w:customStyle="1" w:styleId="gmail-apple-converted-space">
    <w:name w:val="gmail-apple-converted-space"/>
    <w:basedOn w:val="DefaultParagraphFont"/>
    <w:rsid w:val="0037135B"/>
  </w:style>
  <w:style w:type="character" w:styleId="Strong">
    <w:name w:val="Strong"/>
    <w:basedOn w:val="DefaultParagraphFont"/>
    <w:uiPriority w:val="22"/>
    <w:qFormat/>
    <w:rsid w:val="0037135B"/>
    <w:rPr>
      <w:rFonts w:ascii="Arial" w:hAnsi="Arial"/>
      <w:b w:val="0"/>
      <w:bCs/>
    </w:rPr>
  </w:style>
  <w:style w:type="paragraph" w:styleId="Header">
    <w:name w:val="header"/>
    <w:basedOn w:val="Normal"/>
    <w:link w:val="HeaderChar"/>
    <w:uiPriority w:val="99"/>
    <w:unhideWhenUsed/>
    <w:rsid w:val="0037135B"/>
    <w:pPr>
      <w:tabs>
        <w:tab w:val="center" w:pos="4680"/>
        <w:tab w:val="right" w:pos="9360"/>
      </w:tabs>
      <w:spacing w:line="240" w:lineRule="auto"/>
    </w:pPr>
  </w:style>
  <w:style w:type="character" w:customStyle="1" w:styleId="HeaderChar">
    <w:name w:val="Header Char"/>
    <w:basedOn w:val="DefaultParagraphFont"/>
    <w:link w:val="Header"/>
    <w:uiPriority w:val="99"/>
    <w:rsid w:val="0037135B"/>
    <w:rPr>
      <w:rFonts w:ascii="Arial" w:eastAsia="Times New Roman" w:hAnsi="Arial" w:cs="Times New Roman"/>
      <w:kern w:val="0"/>
      <w:sz w:val="20"/>
      <w14:ligatures w14:val="none"/>
    </w:rPr>
  </w:style>
  <w:style w:type="paragraph" w:styleId="Footer">
    <w:name w:val="footer"/>
    <w:basedOn w:val="Normal"/>
    <w:link w:val="FooterChar"/>
    <w:uiPriority w:val="99"/>
    <w:unhideWhenUsed/>
    <w:rsid w:val="0037135B"/>
    <w:pPr>
      <w:tabs>
        <w:tab w:val="center" w:pos="4680"/>
        <w:tab w:val="right" w:pos="9360"/>
      </w:tabs>
      <w:spacing w:line="240" w:lineRule="auto"/>
    </w:pPr>
  </w:style>
  <w:style w:type="character" w:customStyle="1" w:styleId="FooterChar">
    <w:name w:val="Footer Char"/>
    <w:basedOn w:val="DefaultParagraphFont"/>
    <w:link w:val="Footer"/>
    <w:uiPriority w:val="99"/>
    <w:rsid w:val="0037135B"/>
    <w:rPr>
      <w:rFonts w:ascii="Arial" w:eastAsia="Times New Roman" w:hAnsi="Arial" w:cs="Times New Roman"/>
      <w:kern w:val="0"/>
      <w:sz w:val="20"/>
      <w14:ligatures w14:val="none"/>
    </w:rPr>
  </w:style>
  <w:style w:type="paragraph" w:customStyle="1" w:styleId="FirstParagraph">
    <w:name w:val="First Paragraph"/>
    <w:basedOn w:val="BodyText"/>
    <w:next w:val="BodyText"/>
    <w:qFormat/>
    <w:rsid w:val="001924E8"/>
    <w:pPr>
      <w:spacing w:before="120" w:line="276" w:lineRule="auto"/>
      <w:ind w:firstLine="0"/>
    </w:pPr>
    <w:rPr>
      <w:rFonts w:asciiTheme="minorHAnsi" w:eastAsiaTheme="minorHAnsi" w:hAnsiTheme="minorHAnsi" w:cstheme="minorBidi"/>
      <w:spacing w:val="0"/>
      <w:sz w:val="22"/>
      <w:szCs w:val="22"/>
    </w:rPr>
  </w:style>
  <w:style w:type="paragraph" w:styleId="Bibliography">
    <w:name w:val="Bibliography"/>
    <w:basedOn w:val="Normal"/>
    <w:next w:val="Normal"/>
    <w:uiPriority w:val="37"/>
    <w:unhideWhenUsed/>
    <w:rsid w:val="00F32596"/>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99784-817F-5A4D-8C08-3AC67BB3F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44</Pages>
  <Words>42716</Words>
  <Characters>226822</Characters>
  <Application>Microsoft Office Word</Application>
  <DocSecurity>0</DocSecurity>
  <Lines>7821</Lines>
  <Paragraphs>3411</Paragraphs>
  <ScaleCrop>false</ScaleCrop>
  <Company/>
  <LinksUpToDate>false</LinksUpToDate>
  <CharactersWithSpaces>266127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Douglas Weber</cp:lastModifiedBy>
  <cp:revision>11</cp:revision>
  <cp:lastPrinted>2026-05-26T17:42:00Z</cp:lastPrinted>
  <dcterms:created xsi:type="dcterms:W3CDTF">2026-05-28T15:08:00Z</dcterms:created>
  <dcterms:modified xsi:type="dcterms:W3CDTF">2026-05-30T12:47:00Z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id="SJ16cp6A"/&gt;&lt;style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